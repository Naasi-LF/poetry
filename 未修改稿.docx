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C34E0" w14:textId="77777777" w:rsidR="00BA4038" w:rsidRPr="001C4B54" w:rsidRDefault="00000000" w:rsidP="00A609B4">
      <w:pPr>
        <w:ind w:left="-374" w:right="-700" w:firstLineChars="400" w:firstLine="3059"/>
        <w:rPr>
          <w:rFonts w:eastAsia="华文中宋"/>
          <w:b/>
          <w:color w:val="000000"/>
          <w:spacing w:val="22"/>
          <w:sz w:val="72"/>
          <w:szCs w:val="32"/>
        </w:rPr>
      </w:pPr>
      <w:r w:rsidRPr="001C4B54">
        <w:rPr>
          <w:rFonts w:eastAsia="华文中宋"/>
          <w:b/>
          <w:color w:val="000000"/>
          <w:spacing w:val="22"/>
          <w:sz w:val="72"/>
          <w:szCs w:val="32"/>
        </w:rPr>
        <w:t>常州工学院</w:t>
      </w:r>
    </w:p>
    <w:p w14:paraId="5C45737A" w14:textId="77777777" w:rsidR="00BA4038" w:rsidRPr="001C4B54" w:rsidRDefault="00000000" w:rsidP="005126C1">
      <w:pPr>
        <w:ind w:left="-374" w:right="-700" w:firstLine="444"/>
        <w:jc w:val="center"/>
        <w:rPr>
          <w:rFonts w:eastAsia="华文中宋"/>
          <w:b/>
          <w:color w:val="000000"/>
          <w:spacing w:val="22"/>
          <w:sz w:val="72"/>
          <w:szCs w:val="32"/>
        </w:rPr>
      </w:pPr>
      <w:r w:rsidRPr="001C4B54">
        <w:rPr>
          <w:rFonts w:eastAsia="华文中宋"/>
          <w:b/>
          <w:color w:val="000000"/>
          <w:spacing w:val="22"/>
          <w:sz w:val="72"/>
          <w:szCs w:val="32"/>
        </w:rPr>
        <w:t>计算机信息工程学院</w:t>
      </w:r>
    </w:p>
    <w:p w14:paraId="6F6C0422" w14:textId="77777777" w:rsidR="00BA4038" w:rsidRPr="001C4B54" w:rsidRDefault="00BA4038" w:rsidP="007B33C4">
      <w:pPr>
        <w:ind w:left="-374" w:right="-700" w:firstLine="305"/>
        <w:rPr>
          <w:rFonts w:eastAsia="楷体_GB2312"/>
          <w:b/>
          <w:color w:val="000000"/>
          <w:spacing w:val="22"/>
          <w:sz w:val="48"/>
          <w:szCs w:val="32"/>
        </w:rPr>
      </w:pPr>
    </w:p>
    <w:p w14:paraId="1DE76D03" w14:textId="6D49421D" w:rsidR="00BA4038" w:rsidRPr="001C4B54" w:rsidRDefault="00000000" w:rsidP="007B33C4">
      <w:pPr>
        <w:ind w:left="-374" w:right="-700" w:firstLine="302"/>
        <w:rPr>
          <w:rFonts w:eastAsia="华文中宋"/>
          <w:b/>
          <w:color w:val="000000"/>
          <w:spacing w:val="20"/>
          <w:sz w:val="48"/>
          <w:szCs w:val="48"/>
        </w:rPr>
      </w:pPr>
      <w:r w:rsidRPr="001C4B54">
        <w:rPr>
          <w:rFonts w:eastAsia="华文中宋"/>
          <w:b/>
          <w:color w:val="000000"/>
          <w:spacing w:val="20"/>
          <w:sz w:val="48"/>
          <w:szCs w:val="48"/>
        </w:rPr>
        <w:t xml:space="preserve"> </w:t>
      </w:r>
      <w:r w:rsidR="005126C1">
        <w:rPr>
          <w:rFonts w:eastAsia="华文中宋"/>
          <w:b/>
          <w:color w:val="000000"/>
          <w:spacing w:val="20"/>
          <w:sz w:val="48"/>
          <w:szCs w:val="48"/>
        </w:rPr>
        <w:t xml:space="preserve">   </w:t>
      </w:r>
      <w:r w:rsidRPr="001C4B54">
        <w:rPr>
          <w:rFonts w:eastAsia="华文中宋"/>
          <w:b/>
          <w:color w:val="000000"/>
          <w:spacing w:val="20"/>
          <w:sz w:val="48"/>
          <w:szCs w:val="48"/>
        </w:rPr>
        <w:t>《数据结构》课程设计报告</w:t>
      </w:r>
    </w:p>
    <w:p w14:paraId="524DCBDA" w14:textId="77777777" w:rsidR="00BA4038" w:rsidRPr="001C4B54" w:rsidRDefault="00BA4038" w:rsidP="007B33C4">
      <w:pPr>
        <w:tabs>
          <w:tab w:val="left" w:pos="8100"/>
        </w:tabs>
        <w:ind w:leftChars="299" w:left="1289" w:right="-700" w:hangingChars="136" w:hanging="661"/>
        <w:rPr>
          <w:b/>
          <w:spacing w:val="22"/>
          <w:sz w:val="44"/>
          <w:szCs w:val="32"/>
        </w:rPr>
      </w:pPr>
    </w:p>
    <w:p w14:paraId="0D925A24" w14:textId="77777777" w:rsidR="00BA4038" w:rsidRPr="001C4B54" w:rsidRDefault="00000000" w:rsidP="007B33C4">
      <w:pPr>
        <w:tabs>
          <w:tab w:val="left" w:pos="8100"/>
        </w:tabs>
        <w:ind w:leftChars="299" w:left="1289" w:right="-700" w:hangingChars="136" w:hanging="661"/>
        <w:rPr>
          <w:rFonts w:eastAsia="仿宋_GB2312"/>
          <w:b/>
          <w:color w:val="000000"/>
          <w:spacing w:val="20"/>
          <w:sz w:val="48"/>
          <w:szCs w:val="52"/>
        </w:rPr>
      </w:pPr>
      <w:proofErr w:type="gramStart"/>
      <w:r w:rsidRPr="001C4B54">
        <w:rPr>
          <w:b/>
          <w:spacing w:val="22"/>
          <w:sz w:val="44"/>
          <w:szCs w:val="32"/>
        </w:rPr>
        <w:t>题</w:t>
      </w:r>
      <w:bookmarkStart w:id="1" w:name="OLE_LINK6"/>
      <w:r w:rsidRPr="001C4B54">
        <w:rPr>
          <w:b/>
          <w:spacing w:val="22"/>
          <w:sz w:val="44"/>
          <w:szCs w:val="32"/>
        </w:rPr>
        <w:t xml:space="preserve">　　</w:t>
      </w:r>
      <w:bookmarkEnd w:id="1"/>
      <w:proofErr w:type="gramEnd"/>
      <w:r w:rsidRPr="001C4B54">
        <w:rPr>
          <w:b/>
          <w:spacing w:val="22"/>
          <w:sz w:val="44"/>
          <w:szCs w:val="32"/>
        </w:rPr>
        <w:t>目</w:t>
      </w:r>
      <w:r w:rsidRPr="001C4B54">
        <w:rPr>
          <w:b/>
          <w:spacing w:val="22"/>
          <w:sz w:val="44"/>
          <w:szCs w:val="32"/>
        </w:rPr>
        <w:t xml:space="preserve">      </w:t>
      </w:r>
      <w:r w:rsidRPr="001C4B54">
        <w:rPr>
          <w:rFonts w:eastAsia="楷体"/>
          <w:bCs/>
          <w:spacing w:val="22"/>
          <w:sz w:val="40"/>
          <w:szCs w:val="40"/>
        </w:rPr>
        <w:t>神经网络模型</w:t>
      </w:r>
    </w:p>
    <w:p w14:paraId="4298D8CA" w14:textId="77777777" w:rsidR="00BA4038" w:rsidRPr="001C4B54" w:rsidRDefault="00000000" w:rsidP="007B33C4">
      <w:pPr>
        <w:tabs>
          <w:tab w:val="left" w:pos="8100"/>
        </w:tabs>
        <w:ind w:leftChars="299" w:left="900" w:right="-700" w:hangingChars="136" w:hanging="272"/>
        <w:rPr>
          <w:rFonts w:eastAsia="仿宋_GB2312"/>
          <w:bCs/>
          <w:color w:val="000000"/>
          <w:spacing w:val="22"/>
          <w:sz w:val="40"/>
          <w:szCs w:val="32"/>
        </w:rPr>
      </w:pPr>
      <w:r w:rsidRPr="001C4B54">
        <w:rPr>
          <w:rFonts w:eastAsia="楷体_GB2312"/>
          <w:noProof/>
          <w:kern w:val="0"/>
          <w:sz w:val="20"/>
          <w:szCs w:val="30"/>
        </w:rPr>
        <mc:AlternateContent>
          <mc:Choice Requires="wps">
            <w:drawing>
              <wp:anchor distT="0" distB="0" distL="114300" distR="114300" simplePos="0" relativeHeight="251659264" behindDoc="0" locked="0" layoutInCell="1" allowOverlap="1" wp14:anchorId="52CE4D38" wp14:editId="4F754E09">
                <wp:simplePos x="0" y="0"/>
                <wp:positionH relativeFrom="column">
                  <wp:posOffset>1828800</wp:posOffset>
                </wp:positionH>
                <wp:positionV relativeFrom="paragraph">
                  <wp:posOffset>0</wp:posOffset>
                </wp:positionV>
                <wp:extent cx="3390900" cy="0"/>
                <wp:effectExtent l="0" t="0" r="0" b="0"/>
                <wp:wrapNone/>
                <wp:docPr id="2" name="直线 6"/>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6" o:spid="_x0000_s1026" o:spt="20" style="position:absolute;left:0pt;margin-left:144pt;margin-top:0pt;height:0pt;width:267pt;z-index:251659264;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BUlnQ1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spacing w:val="22"/>
          <w:sz w:val="44"/>
          <w:szCs w:val="32"/>
        </w:rPr>
        <w:t>年</w:t>
      </w:r>
      <w:r w:rsidRPr="001C4B54">
        <w:rPr>
          <w:b/>
          <w:spacing w:val="22"/>
          <w:sz w:val="44"/>
          <w:szCs w:val="32"/>
        </w:rPr>
        <w:t xml:space="preserve">　　</w:t>
      </w:r>
      <w:r w:rsidRPr="001C4B54">
        <w:rPr>
          <w:b/>
          <w:color w:val="000000"/>
          <w:spacing w:val="22"/>
          <w:sz w:val="44"/>
          <w:szCs w:val="32"/>
        </w:rPr>
        <w:t>级</w:t>
      </w:r>
      <w:r w:rsidRPr="001C4B54">
        <w:rPr>
          <w:rFonts w:eastAsia="楷体_GB2312"/>
          <w:b/>
          <w:color w:val="000000"/>
          <w:spacing w:val="22"/>
          <w:sz w:val="44"/>
          <w:szCs w:val="32"/>
        </w:rPr>
        <w:t xml:space="preserve">     </w:t>
      </w:r>
      <w:r w:rsidRPr="001C4B54">
        <w:rPr>
          <w:rFonts w:eastAsia="楷体"/>
          <w:bCs/>
          <w:color w:val="000000"/>
          <w:spacing w:val="22"/>
          <w:sz w:val="40"/>
          <w:szCs w:val="32"/>
        </w:rPr>
        <w:t>2022</w:t>
      </w:r>
      <w:r w:rsidRPr="001C4B54">
        <w:rPr>
          <w:rFonts w:eastAsia="楷体"/>
          <w:bCs/>
          <w:color w:val="000000"/>
          <w:spacing w:val="22"/>
          <w:sz w:val="40"/>
          <w:szCs w:val="32"/>
        </w:rPr>
        <w:t>级软件工程</w:t>
      </w:r>
    </w:p>
    <w:p w14:paraId="7CC1A2AF" w14:textId="77777777" w:rsidR="00BA4038" w:rsidRPr="001C4B54" w:rsidRDefault="00000000" w:rsidP="007B33C4">
      <w:pPr>
        <w:tabs>
          <w:tab w:val="left" w:pos="8100"/>
        </w:tabs>
        <w:ind w:leftChars="299" w:left="900" w:right="-700" w:hangingChars="136" w:hanging="272"/>
        <w:rPr>
          <w:rFonts w:eastAsia="楷体_GB2312"/>
          <w:b/>
          <w:color w:val="000000"/>
          <w:spacing w:val="22"/>
          <w:sz w:val="44"/>
          <w:szCs w:val="32"/>
        </w:rPr>
      </w:pPr>
      <w:r w:rsidRPr="001C4B54">
        <w:rPr>
          <w:rFonts w:eastAsia="楷体_GB2312"/>
          <w:noProof/>
          <w:kern w:val="0"/>
          <w:sz w:val="20"/>
          <w:szCs w:val="30"/>
        </w:rPr>
        <mc:AlternateContent>
          <mc:Choice Requires="wps">
            <w:drawing>
              <wp:anchor distT="0" distB="0" distL="114300" distR="114300" simplePos="0" relativeHeight="251660288" behindDoc="0" locked="0" layoutInCell="1" allowOverlap="1" wp14:anchorId="623F904D" wp14:editId="3B8FBC6E">
                <wp:simplePos x="0" y="0"/>
                <wp:positionH relativeFrom="column">
                  <wp:posOffset>1828800</wp:posOffset>
                </wp:positionH>
                <wp:positionV relativeFrom="paragraph">
                  <wp:posOffset>0</wp:posOffset>
                </wp:positionV>
                <wp:extent cx="3390900" cy="0"/>
                <wp:effectExtent l="0" t="0" r="0" b="0"/>
                <wp:wrapNone/>
                <wp:docPr id="3" name="直线 7"/>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7" o:spid="_x0000_s1026" o:spt="20" style="position:absolute;left:0pt;margin-left:144pt;margin-top:0pt;height:0pt;width:267pt;z-index:25166028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DwDkEK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spacing w:val="22"/>
          <w:sz w:val="44"/>
          <w:szCs w:val="32"/>
        </w:rPr>
        <w:t>班</w:t>
      </w:r>
      <w:r w:rsidRPr="001C4B54">
        <w:rPr>
          <w:b/>
          <w:spacing w:val="22"/>
          <w:sz w:val="44"/>
          <w:szCs w:val="32"/>
        </w:rPr>
        <w:t xml:space="preserve">　　</w:t>
      </w:r>
      <w:r w:rsidRPr="001C4B54">
        <w:rPr>
          <w:b/>
          <w:color w:val="000000"/>
          <w:spacing w:val="22"/>
          <w:sz w:val="44"/>
          <w:szCs w:val="32"/>
        </w:rPr>
        <w:t>级</w:t>
      </w:r>
      <w:r w:rsidRPr="001C4B54">
        <w:rPr>
          <w:b/>
          <w:color w:val="000000"/>
          <w:spacing w:val="22"/>
          <w:sz w:val="44"/>
          <w:szCs w:val="32"/>
        </w:rPr>
        <w:t xml:space="preserve">       </w:t>
      </w:r>
      <w:r w:rsidRPr="001C4B54">
        <w:rPr>
          <w:rFonts w:eastAsia="楷体"/>
          <w:bCs/>
          <w:color w:val="000000"/>
          <w:spacing w:val="22"/>
          <w:sz w:val="40"/>
          <w:szCs w:val="32"/>
        </w:rPr>
        <w:t>22</w:t>
      </w:r>
      <w:r w:rsidRPr="001C4B54">
        <w:rPr>
          <w:rFonts w:eastAsia="楷体"/>
          <w:bCs/>
          <w:color w:val="000000"/>
          <w:spacing w:val="22"/>
          <w:sz w:val="40"/>
          <w:szCs w:val="32"/>
        </w:rPr>
        <w:t>软件三</w:t>
      </w:r>
    </w:p>
    <w:p w14:paraId="2B8B0398" w14:textId="77777777" w:rsidR="00BA4038" w:rsidRPr="001C4B54" w:rsidRDefault="00000000" w:rsidP="007B33C4">
      <w:pPr>
        <w:tabs>
          <w:tab w:val="left" w:pos="8100"/>
        </w:tabs>
        <w:ind w:leftChars="299" w:left="1079" w:right="-700" w:hangingChars="136" w:hanging="451"/>
        <w:rPr>
          <w:rFonts w:eastAsia="楷体_GB2312"/>
          <w:b/>
          <w:color w:val="000000"/>
          <w:spacing w:val="22"/>
          <w:sz w:val="44"/>
          <w:szCs w:val="32"/>
        </w:rPr>
      </w:pPr>
      <w:r w:rsidRPr="001C4B54">
        <w:rPr>
          <w:b/>
          <w:color w:val="000000"/>
          <w:w w:val="75"/>
          <w:sz w:val="44"/>
          <w:szCs w:val="44"/>
        </w:rPr>
        <w:t>组长姓名</w:t>
      </w:r>
      <w:r w:rsidRPr="001C4B54">
        <w:rPr>
          <w:rFonts w:eastAsia="楷体_GB2312"/>
          <w:noProof/>
          <w:w w:val="75"/>
          <w:kern w:val="0"/>
          <w:sz w:val="44"/>
          <w:szCs w:val="44"/>
        </w:rPr>
        <mc:AlternateContent>
          <mc:Choice Requires="wps">
            <w:drawing>
              <wp:anchor distT="0" distB="0" distL="114300" distR="114300" simplePos="0" relativeHeight="251661312" behindDoc="0" locked="0" layoutInCell="1" allowOverlap="1" wp14:anchorId="143C955D" wp14:editId="733ADC9C">
                <wp:simplePos x="0" y="0"/>
                <wp:positionH relativeFrom="column">
                  <wp:posOffset>1828800</wp:posOffset>
                </wp:positionH>
                <wp:positionV relativeFrom="paragraph">
                  <wp:posOffset>0</wp:posOffset>
                </wp:positionV>
                <wp:extent cx="3390900" cy="0"/>
                <wp:effectExtent l="0" t="0" r="0" b="0"/>
                <wp:wrapNone/>
                <wp:docPr id="4" name="直线 8"/>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8" o:spid="_x0000_s1026" o:spt="20" style="position:absolute;left:0pt;margin-left:144pt;margin-top:0pt;height:0pt;width:267pt;z-index:251661312;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CzmuT3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w w:val="75"/>
          <w:sz w:val="44"/>
          <w:szCs w:val="44"/>
        </w:rPr>
        <w:t>学号</w:t>
      </w:r>
      <w:bookmarkStart w:id="2" w:name="OLE_LINK2"/>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proofErr w:type="gramStart"/>
      <w:r w:rsidRPr="001C4B54">
        <w:rPr>
          <w:rFonts w:eastAsia="楷体"/>
          <w:bCs/>
          <w:color w:val="000000"/>
          <w:spacing w:val="22"/>
          <w:sz w:val="40"/>
          <w:szCs w:val="32"/>
        </w:rPr>
        <w:t>杨熙承</w:t>
      </w:r>
      <w:proofErr w:type="gramEnd"/>
      <w:r w:rsidRPr="001C4B54">
        <w:rPr>
          <w:rFonts w:eastAsia="楷体"/>
          <w:bCs/>
          <w:color w:val="000000"/>
          <w:spacing w:val="22"/>
          <w:sz w:val="40"/>
          <w:szCs w:val="32"/>
        </w:rPr>
        <w:t xml:space="preserve"> </w:t>
      </w:r>
      <w:bookmarkStart w:id="3" w:name="OLE_LINK4"/>
      <w:bookmarkEnd w:id="2"/>
      <w:r w:rsidRPr="001C4B54">
        <w:rPr>
          <w:rFonts w:eastAsia="楷体"/>
          <w:bCs/>
          <w:color w:val="000000"/>
          <w:spacing w:val="22"/>
          <w:sz w:val="40"/>
          <w:szCs w:val="32"/>
        </w:rPr>
        <w:t>(22030531)</w:t>
      </w:r>
      <w:bookmarkEnd w:id="3"/>
    </w:p>
    <w:p w14:paraId="0F15A6FA" w14:textId="77777777" w:rsidR="00BA4038" w:rsidRPr="001C4B54" w:rsidRDefault="00000000" w:rsidP="007B33C4">
      <w:pPr>
        <w:tabs>
          <w:tab w:val="left" w:pos="8100"/>
        </w:tabs>
        <w:ind w:leftChars="299" w:left="1079" w:right="-700" w:hangingChars="136" w:hanging="451"/>
        <w:rPr>
          <w:rFonts w:eastAsia="楷体_GB2312"/>
          <w:bCs/>
          <w:color w:val="000000"/>
          <w:spacing w:val="22"/>
          <w:sz w:val="40"/>
          <w:szCs w:val="32"/>
        </w:rPr>
      </w:pPr>
      <w:r w:rsidRPr="001C4B54">
        <w:rPr>
          <w:b/>
          <w:noProof/>
          <w:color w:val="000000"/>
          <w:w w:val="75"/>
          <w:sz w:val="44"/>
          <w:szCs w:val="44"/>
        </w:rPr>
        <mc:AlternateContent>
          <mc:Choice Requires="wps">
            <w:drawing>
              <wp:anchor distT="0" distB="0" distL="114300" distR="114300" simplePos="0" relativeHeight="251662336" behindDoc="0" locked="0" layoutInCell="1" allowOverlap="1" wp14:anchorId="342E45FB" wp14:editId="6E3F8B04">
                <wp:simplePos x="0" y="0"/>
                <wp:positionH relativeFrom="column">
                  <wp:posOffset>1828800</wp:posOffset>
                </wp:positionH>
                <wp:positionV relativeFrom="paragraph">
                  <wp:posOffset>0</wp:posOffset>
                </wp:positionV>
                <wp:extent cx="3390900" cy="0"/>
                <wp:effectExtent l="0" t="0" r="0" b="0"/>
                <wp:wrapNone/>
                <wp:docPr id="5" name="直线 9"/>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9" o:spid="_x0000_s1026" o:spt="20" style="position:absolute;left:0pt;margin-left:144pt;margin-top:0pt;height:0pt;width:267pt;z-index:251662336;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BcC0cjfAQAAzwMAAA4A&#10;AAAAAAAAAQAgAAAAIgEAAGRycy9lMm9Eb2MueG1sUEsFBgAAAAAGAAYAWQEAAHMFAAAAAA==&#10;">
                <v:fill on="f" focussize="0,0"/>
                <v:stroke color="#000000" joinstyle="round"/>
                <v:imagedata o:title=""/>
                <o:lock v:ext="edit" aspectratio="f"/>
              </v:line>
            </w:pict>
          </mc:Fallback>
        </mc:AlternateContent>
      </w:r>
      <w:bookmarkStart w:id="4" w:name="OLE_LINK9"/>
      <w:r w:rsidRPr="001C4B54">
        <w:rPr>
          <w:b/>
          <w:color w:val="000000"/>
          <w:w w:val="75"/>
          <w:sz w:val="44"/>
          <w:szCs w:val="44"/>
        </w:rPr>
        <w:t>组员姓名学号</w:t>
      </w:r>
      <w:bookmarkStart w:id="5" w:name="OLE_LINK3"/>
      <w:bookmarkEnd w:id="4"/>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bookmarkEnd w:id="5"/>
      <w:proofErr w:type="gramStart"/>
      <w:r w:rsidRPr="001C4B54">
        <w:rPr>
          <w:rFonts w:eastAsia="楷体"/>
          <w:bCs/>
          <w:color w:val="000000"/>
          <w:spacing w:val="22"/>
          <w:sz w:val="40"/>
          <w:szCs w:val="32"/>
        </w:rPr>
        <w:t>王语桐</w:t>
      </w:r>
      <w:proofErr w:type="gramEnd"/>
      <w:r w:rsidRPr="001C4B54">
        <w:rPr>
          <w:rFonts w:eastAsia="楷体"/>
          <w:bCs/>
          <w:color w:val="000000"/>
          <w:spacing w:val="22"/>
          <w:sz w:val="40"/>
          <w:szCs w:val="32"/>
        </w:rPr>
        <w:t xml:space="preserve"> (22030527)</w:t>
      </w:r>
    </w:p>
    <w:bookmarkStart w:id="6" w:name="OLE_LINK1"/>
    <w:p w14:paraId="4CB3869B" w14:textId="77777777" w:rsidR="00BA4038" w:rsidRPr="001C4B54" w:rsidRDefault="00000000" w:rsidP="007B33C4">
      <w:pPr>
        <w:tabs>
          <w:tab w:val="left" w:pos="8100"/>
        </w:tabs>
        <w:ind w:leftChars="299" w:left="900" w:right="-700" w:hangingChars="136" w:hanging="272"/>
        <w:rPr>
          <w:rFonts w:eastAsia="楷体_GB2312"/>
          <w:bCs/>
          <w:color w:val="000000"/>
          <w:spacing w:val="22"/>
          <w:sz w:val="40"/>
          <w:szCs w:val="32"/>
        </w:rPr>
      </w:pPr>
      <w:r w:rsidRPr="001C4B54">
        <w:rPr>
          <w:rFonts w:eastAsia="楷体_GB2312"/>
          <w:noProof/>
          <w:kern w:val="0"/>
          <w:sz w:val="20"/>
          <w:szCs w:val="30"/>
        </w:rPr>
        <mc:AlternateContent>
          <mc:Choice Requires="wps">
            <w:drawing>
              <wp:anchor distT="0" distB="0" distL="114300" distR="114300" simplePos="0" relativeHeight="251665408" behindDoc="0" locked="0" layoutInCell="1" allowOverlap="1" wp14:anchorId="16C51AAE" wp14:editId="229D535D">
                <wp:simplePos x="0" y="0"/>
                <wp:positionH relativeFrom="column">
                  <wp:posOffset>1828800</wp:posOffset>
                </wp:positionH>
                <wp:positionV relativeFrom="paragraph">
                  <wp:posOffset>0</wp:posOffset>
                </wp:positionV>
                <wp:extent cx="3390900" cy="0"/>
                <wp:effectExtent l="0" t="0" r="0" b="0"/>
                <wp:wrapNone/>
                <wp:docPr id="8"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2" o:spid="_x0000_s1026" o:spt="20" style="position:absolute;left:0pt;margin-left:144pt;margin-top:0pt;height:0pt;width:267pt;z-index:25166540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An2DW/4AEAANADAAAO&#10;AAAAAAAAAAEAIAAAACIBAABkcnMvZTJvRG9jLnhtbFBLBQYAAAAABgAGAFkBAAB0BQAAAAA=&#10;">
                <v:fill on="f" focussize="0,0"/>
                <v:stroke color="#000000" joinstyle="round"/>
                <v:imagedata o:title=""/>
                <o:lock v:ext="edit" aspectratio="f"/>
              </v:line>
            </w:pict>
          </mc:Fallback>
        </mc:AlternateContent>
      </w:r>
      <w:bookmarkStart w:id="7" w:name="OLE_LINK8"/>
      <w:r w:rsidRPr="001C4B54">
        <w:rPr>
          <w:b/>
          <w:color w:val="000000"/>
          <w:w w:val="75"/>
          <w:sz w:val="44"/>
          <w:szCs w:val="44"/>
        </w:rPr>
        <w:t>组员姓名学号</w:t>
      </w:r>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林</w:t>
      </w:r>
      <w:r w:rsidRPr="001C4B54">
        <w:rPr>
          <w:rFonts w:eastAsia="楷体"/>
          <w:bCs/>
          <w:color w:val="000000"/>
          <w:spacing w:val="22"/>
          <w:sz w:val="40"/>
          <w:szCs w:val="32"/>
        </w:rPr>
        <w:t xml:space="preserve">  </w:t>
      </w:r>
      <w:r w:rsidRPr="001C4B54">
        <w:rPr>
          <w:rFonts w:eastAsia="楷体"/>
          <w:bCs/>
          <w:color w:val="000000"/>
          <w:spacing w:val="22"/>
          <w:sz w:val="40"/>
          <w:szCs w:val="32"/>
        </w:rPr>
        <w:t>越</w:t>
      </w:r>
      <w:r w:rsidRPr="001C4B54">
        <w:rPr>
          <w:rFonts w:eastAsia="楷体"/>
          <w:bCs/>
          <w:color w:val="000000"/>
          <w:spacing w:val="22"/>
          <w:sz w:val="40"/>
          <w:szCs w:val="32"/>
        </w:rPr>
        <w:t xml:space="preserve"> (22030519)</w:t>
      </w:r>
      <w:bookmarkEnd w:id="7"/>
    </w:p>
    <w:bookmarkEnd w:id="6"/>
    <w:p w14:paraId="1E3FD495" w14:textId="77777777" w:rsidR="00BA4038" w:rsidRPr="001C4B54" w:rsidRDefault="00000000" w:rsidP="007B33C4">
      <w:pPr>
        <w:tabs>
          <w:tab w:val="left" w:pos="8100"/>
        </w:tabs>
        <w:ind w:leftChars="299" w:left="1079" w:right="-700" w:hangingChars="136" w:hanging="451"/>
        <w:rPr>
          <w:b/>
          <w:color w:val="000000"/>
          <w:spacing w:val="22"/>
          <w:sz w:val="44"/>
          <w:szCs w:val="32"/>
        </w:rPr>
      </w:pPr>
      <w:r w:rsidRPr="001C4B54">
        <w:rPr>
          <w:b/>
          <w:color w:val="000000"/>
          <w:w w:val="75"/>
          <w:sz w:val="44"/>
          <w:szCs w:val="44"/>
        </w:rPr>
        <w:t>组员姓名学号</w:t>
      </w:r>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徐姜旸</w:t>
      </w:r>
      <w:r w:rsidRPr="001C4B54">
        <w:rPr>
          <w:rFonts w:eastAsia="楷体"/>
          <w:bCs/>
          <w:color w:val="000000"/>
          <w:spacing w:val="22"/>
          <w:sz w:val="40"/>
          <w:szCs w:val="32"/>
        </w:rPr>
        <w:t xml:space="preserve"> (22030528)</w:t>
      </w:r>
      <w:r w:rsidRPr="001C4B54">
        <w:rPr>
          <w:rFonts w:eastAsia="楷体_GB2312"/>
          <w:noProof/>
          <w:kern w:val="0"/>
          <w:sz w:val="20"/>
          <w:szCs w:val="30"/>
        </w:rPr>
        <mc:AlternateContent>
          <mc:Choice Requires="wps">
            <w:drawing>
              <wp:anchor distT="0" distB="0" distL="114300" distR="114300" simplePos="0" relativeHeight="251676672" behindDoc="0" locked="0" layoutInCell="1" allowOverlap="1" wp14:anchorId="0893DB93" wp14:editId="2B5B4024">
                <wp:simplePos x="0" y="0"/>
                <wp:positionH relativeFrom="column">
                  <wp:posOffset>1829435</wp:posOffset>
                </wp:positionH>
                <wp:positionV relativeFrom="paragraph">
                  <wp:posOffset>8890</wp:posOffset>
                </wp:positionV>
                <wp:extent cx="3390900" cy="0"/>
                <wp:effectExtent l="0" t="0" r="0" b="0"/>
                <wp:wrapNone/>
                <wp:docPr id="27"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2" o:spid="_x0000_s1026" o:spt="20" style="position:absolute;left:0pt;margin-left:144.05pt;margin-top:0.7pt;height:0pt;width:267pt;z-index:251676672;mso-width-relative:page;mso-height-relative:page;" filled="f" stroked="t" coordsize="21600,21600" o:gfxdata="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Robfq0gAAAAcBAAAPAAAA&#10;AAAAAAEAIAAAACIAAABkcnMvZG93bnJldi54bWxQSwECFAAUAAAACACHTuJAklDBwOIBAADRAwAA&#10;DgAAAAAAAAABACAAAAAhAQAAZHJzL2Uyb0RvYy54bWxQSwUGAAAAAAYABgBZAQAAdQUAAAAA&#10;">
                <v:fill on="f" focussize="0,0"/>
                <v:stroke color="#000000" joinstyle="round"/>
                <v:imagedata o:title=""/>
                <o:lock v:ext="edit" aspectratio="f"/>
              </v:line>
            </w:pict>
          </mc:Fallback>
        </mc:AlternateContent>
      </w:r>
    </w:p>
    <w:p w14:paraId="11CB1DAA" w14:textId="77777777" w:rsidR="00BA4038" w:rsidRPr="001C4B54" w:rsidRDefault="00000000" w:rsidP="007B33C4">
      <w:pPr>
        <w:tabs>
          <w:tab w:val="left" w:pos="8100"/>
        </w:tabs>
        <w:ind w:leftChars="299" w:left="900" w:right="-700" w:hangingChars="136" w:hanging="272"/>
        <w:rPr>
          <w:rFonts w:eastAsia="楷体_GB2312"/>
          <w:color w:val="000000"/>
          <w:spacing w:val="22"/>
          <w:sz w:val="44"/>
          <w:szCs w:val="44"/>
        </w:rPr>
      </w:pPr>
      <w:r w:rsidRPr="001C4B54">
        <w:rPr>
          <w:rFonts w:eastAsia="楷体_GB2312"/>
          <w:noProof/>
          <w:kern w:val="0"/>
          <w:sz w:val="20"/>
          <w:szCs w:val="30"/>
        </w:rPr>
        <mc:AlternateContent>
          <mc:Choice Requires="wps">
            <w:drawing>
              <wp:anchor distT="0" distB="0" distL="114300" distR="114300" simplePos="0" relativeHeight="251664384" behindDoc="0" locked="0" layoutInCell="1" allowOverlap="1" wp14:anchorId="66B85F38" wp14:editId="4A29E5BF">
                <wp:simplePos x="0" y="0"/>
                <wp:positionH relativeFrom="column">
                  <wp:posOffset>1828800</wp:posOffset>
                </wp:positionH>
                <wp:positionV relativeFrom="paragraph">
                  <wp:posOffset>377190</wp:posOffset>
                </wp:positionV>
                <wp:extent cx="3390900" cy="0"/>
                <wp:effectExtent l="0" t="0" r="0" b="0"/>
                <wp:wrapNone/>
                <wp:docPr id="7" name="直线 11"/>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1" o:spid="_x0000_s1026" o:spt="20" style="position:absolute;left:0pt;margin-left:144pt;margin-top:29.7pt;height:0pt;width:267pt;z-index:251664384;mso-width-relative:page;mso-height-relative:page;" filled="f" stroked="t" coordsize="21600,21600" o:gfxdata="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b0k4f1gAAAAkBAAAP&#10;AAAAAAAAAAEAIAAAACIAAABkcnMvZG93bnJldi54bWxQSwECFAAUAAAACACHTuJA4b/QsuEBAADQ&#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noProof/>
          <w:kern w:val="0"/>
          <w:sz w:val="20"/>
          <w:szCs w:val="30"/>
        </w:rPr>
        <mc:AlternateContent>
          <mc:Choice Requires="wps">
            <w:drawing>
              <wp:anchor distT="0" distB="0" distL="114300" distR="114300" simplePos="0" relativeHeight="251663360" behindDoc="0" locked="0" layoutInCell="1" allowOverlap="1" wp14:anchorId="445FBAA3" wp14:editId="2787C86C">
                <wp:simplePos x="0" y="0"/>
                <wp:positionH relativeFrom="column">
                  <wp:posOffset>1828800</wp:posOffset>
                </wp:positionH>
                <wp:positionV relativeFrom="paragraph">
                  <wp:posOffset>0</wp:posOffset>
                </wp:positionV>
                <wp:extent cx="3390900" cy="0"/>
                <wp:effectExtent l="0" t="0" r="0" b="0"/>
                <wp:wrapNone/>
                <wp:docPr id="6" name="直线 10"/>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0" o:spid="_x0000_s1026" o:spt="20" style="position:absolute;left:0pt;margin-left:144pt;margin-top:0pt;height:0pt;width:267pt;z-index:251663360;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IslQ6vfAQAA0AMAAA4A&#10;AAAAAAAAAQAgAAAAIgEAAGRycy9lMm9Eb2MueG1sUEsFBgAAAAAGAAYAWQEAAHMFAAAAAA==&#10;">
                <v:fill on="f" focussize="0,0"/>
                <v:stroke color="#000000" joinstyle="round"/>
                <v:imagedata o:title=""/>
                <o:lock v:ext="edit" aspectratio="f"/>
              </v:line>
            </w:pict>
          </mc:Fallback>
        </mc:AlternateContent>
      </w:r>
      <w:r w:rsidRPr="001C4B54">
        <w:rPr>
          <w:b/>
          <w:color w:val="000000"/>
          <w:spacing w:val="22"/>
          <w:sz w:val="44"/>
          <w:szCs w:val="32"/>
        </w:rPr>
        <w:t>指导教师</w:t>
      </w:r>
      <w:r w:rsidRPr="001C4B54">
        <w:rPr>
          <w:rFonts w:eastAsia="楷体_GB2312"/>
          <w:color w:val="000000"/>
          <w:spacing w:val="22"/>
          <w:sz w:val="44"/>
          <w:szCs w:val="32"/>
        </w:rPr>
        <w:t xml:space="preserve">        </w:t>
      </w:r>
      <w:r w:rsidRPr="001C4B54">
        <w:rPr>
          <w:rFonts w:eastAsia="楷体"/>
          <w:color w:val="000000"/>
          <w:spacing w:val="22"/>
          <w:sz w:val="40"/>
          <w:szCs w:val="40"/>
        </w:rPr>
        <w:t>叶</w:t>
      </w:r>
      <w:r w:rsidRPr="001C4B54">
        <w:rPr>
          <w:rFonts w:eastAsia="楷体"/>
          <w:bCs/>
          <w:color w:val="000000"/>
          <w:spacing w:val="22"/>
          <w:sz w:val="40"/>
          <w:szCs w:val="32"/>
        </w:rPr>
        <w:t xml:space="preserve">　</w:t>
      </w:r>
      <w:r w:rsidRPr="001C4B54">
        <w:rPr>
          <w:rFonts w:eastAsia="楷体"/>
          <w:color w:val="000000"/>
          <w:spacing w:val="22"/>
          <w:sz w:val="40"/>
          <w:szCs w:val="40"/>
        </w:rPr>
        <w:t>鸿</w:t>
      </w:r>
    </w:p>
    <w:p w14:paraId="383DCBD0" w14:textId="77777777" w:rsidR="00BA4038" w:rsidRPr="001C4B54" w:rsidRDefault="00BA4038" w:rsidP="007B33C4">
      <w:pPr>
        <w:ind w:left="-374" w:right="-700" w:firstLineChars="150" w:firstLine="729"/>
        <w:rPr>
          <w:rFonts w:eastAsia="楷体_GB2312"/>
          <w:b/>
          <w:color w:val="000000"/>
          <w:spacing w:val="22"/>
          <w:sz w:val="44"/>
          <w:szCs w:val="44"/>
        </w:rPr>
      </w:pPr>
    </w:p>
    <w:p w14:paraId="35C0C839" w14:textId="77777777" w:rsidR="00BA4038" w:rsidRPr="001C4B54" w:rsidRDefault="00BA4038" w:rsidP="007B33C4">
      <w:pPr>
        <w:ind w:left="-374" w:right="-700" w:firstLineChars="150" w:firstLine="729"/>
        <w:rPr>
          <w:rFonts w:eastAsia="楷体_GB2312"/>
          <w:b/>
          <w:color w:val="000000"/>
          <w:spacing w:val="22"/>
          <w:sz w:val="44"/>
          <w:szCs w:val="44"/>
        </w:rPr>
      </w:pPr>
    </w:p>
    <w:p w14:paraId="3FCE0E7F" w14:textId="77777777" w:rsidR="00BA4038" w:rsidRPr="001C4B54" w:rsidRDefault="00BA4038" w:rsidP="007B33C4">
      <w:pPr>
        <w:ind w:left="-374" w:right="-700" w:firstLineChars="150" w:firstLine="729"/>
        <w:rPr>
          <w:rFonts w:eastAsia="楷体_GB2312"/>
          <w:b/>
          <w:color w:val="000000"/>
          <w:spacing w:val="22"/>
          <w:sz w:val="44"/>
          <w:szCs w:val="44"/>
        </w:rPr>
      </w:pPr>
    </w:p>
    <w:p w14:paraId="5F0EE52B" w14:textId="77777777" w:rsidR="00BA4038" w:rsidRPr="001C4B54" w:rsidRDefault="00BA4038" w:rsidP="007B33C4">
      <w:pPr>
        <w:ind w:left="-374" w:right="-700" w:firstLineChars="150" w:firstLine="729"/>
        <w:rPr>
          <w:rFonts w:eastAsia="楷体_GB2312"/>
          <w:b/>
          <w:color w:val="000000"/>
          <w:spacing w:val="22"/>
          <w:sz w:val="44"/>
          <w:szCs w:val="44"/>
        </w:rPr>
      </w:pPr>
    </w:p>
    <w:p w14:paraId="597A83F4" w14:textId="77777777" w:rsidR="00BA4038" w:rsidRPr="001C4B54" w:rsidRDefault="00000000" w:rsidP="005126C1">
      <w:pPr>
        <w:ind w:left="-374" w:right="-700" w:firstLineChars="800" w:firstLine="2912"/>
        <w:rPr>
          <w:rFonts w:eastAsia="楷体_GB2312"/>
          <w:b/>
          <w:spacing w:val="22"/>
          <w:sz w:val="32"/>
          <w:szCs w:val="32"/>
        </w:rPr>
      </w:pPr>
      <w:r w:rsidRPr="001C4B54">
        <w:rPr>
          <w:rFonts w:eastAsia="仿宋_GB2312"/>
          <w:bCs/>
          <w:spacing w:val="22"/>
          <w:sz w:val="32"/>
          <w:szCs w:val="32"/>
        </w:rPr>
        <w:t>2024</w:t>
      </w:r>
      <w:r w:rsidRPr="001C4B54">
        <w:rPr>
          <w:rFonts w:eastAsia="楷体_GB2312"/>
          <w:b/>
          <w:spacing w:val="22"/>
          <w:sz w:val="32"/>
          <w:szCs w:val="32"/>
        </w:rPr>
        <w:t xml:space="preserve"> </w:t>
      </w:r>
      <w:r w:rsidRPr="001C4B54">
        <w:rPr>
          <w:rFonts w:eastAsia="楷体_GB2312"/>
          <w:b/>
          <w:spacing w:val="22"/>
          <w:sz w:val="32"/>
          <w:szCs w:val="32"/>
        </w:rPr>
        <w:t>年</w:t>
      </w:r>
      <w:r w:rsidRPr="001C4B54">
        <w:rPr>
          <w:rFonts w:eastAsia="仿宋_GB2312"/>
          <w:bCs/>
          <w:spacing w:val="22"/>
          <w:sz w:val="32"/>
          <w:szCs w:val="32"/>
        </w:rPr>
        <w:t xml:space="preserve"> 1 </w:t>
      </w:r>
      <w:r w:rsidRPr="001C4B54">
        <w:rPr>
          <w:rFonts w:eastAsia="楷体_GB2312"/>
          <w:b/>
          <w:spacing w:val="22"/>
          <w:sz w:val="32"/>
          <w:szCs w:val="32"/>
        </w:rPr>
        <w:t>月</w:t>
      </w:r>
      <w:r w:rsidRPr="001C4B54">
        <w:rPr>
          <w:rFonts w:eastAsia="仿宋_GB2312"/>
          <w:bCs/>
          <w:spacing w:val="22"/>
          <w:sz w:val="32"/>
          <w:szCs w:val="32"/>
        </w:rPr>
        <w:t xml:space="preserve"> 12 </w:t>
      </w:r>
      <w:r w:rsidRPr="001C4B54">
        <w:rPr>
          <w:rFonts w:eastAsia="楷体_GB2312"/>
          <w:b/>
          <w:spacing w:val="22"/>
          <w:sz w:val="32"/>
          <w:szCs w:val="32"/>
        </w:rPr>
        <w:t>日</w:t>
      </w:r>
    </w:p>
    <w:p w14:paraId="4C24FF9B" w14:textId="77777777" w:rsidR="00BA4038" w:rsidRPr="001C4B54" w:rsidRDefault="00000000" w:rsidP="005126C1">
      <w:pPr>
        <w:ind w:leftChars="-85" w:left="-178" w:rightChars="-159" w:right="-334" w:firstLineChars="300" w:firstLine="1320"/>
        <w:rPr>
          <w:rFonts w:eastAsia="楷体_GB2312"/>
          <w:sz w:val="44"/>
        </w:rPr>
      </w:pPr>
      <w:r w:rsidRPr="001C4B54">
        <w:rPr>
          <w:rFonts w:eastAsia="楷体_GB2312"/>
          <w:sz w:val="44"/>
        </w:rPr>
        <w:t>常州工学院计算机信息工程学院</w:t>
      </w:r>
    </w:p>
    <w:p w14:paraId="426EC097" w14:textId="77777777" w:rsidR="00BA4038" w:rsidRPr="001C4B54" w:rsidRDefault="00000000" w:rsidP="005126C1">
      <w:pPr>
        <w:ind w:leftChars="-85" w:left="-178" w:rightChars="-159" w:right="-334" w:firstLineChars="500" w:firstLine="2200"/>
        <w:rPr>
          <w:rFonts w:eastAsia="楷体_GB2312"/>
          <w:sz w:val="44"/>
        </w:rPr>
      </w:pPr>
      <w:r w:rsidRPr="001C4B54">
        <w:rPr>
          <w:rFonts w:eastAsia="楷体_GB2312"/>
          <w:sz w:val="44"/>
        </w:rPr>
        <w:lastRenderedPageBreak/>
        <w:t>《数据结构》课程设计</w:t>
      </w:r>
    </w:p>
    <w:p w14:paraId="2DDF2E2F" w14:textId="77777777" w:rsidR="00BA4038" w:rsidRPr="001C4B54" w:rsidRDefault="00000000" w:rsidP="005126C1">
      <w:pPr>
        <w:ind w:left="-374" w:right="-700" w:firstLineChars="700" w:firstLine="3640"/>
        <w:rPr>
          <w:rFonts w:eastAsia="黑体"/>
          <w:sz w:val="52"/>
        </w:rPr>
      </w:pPr>
      <w:r w:rsidRPr="001C4B54">
        <w:rPr>
          <w:rFonts w:eastAsia="黑体"/>
          <w:sz w:val="52"/>
        </w:rPr>
        <w:t>任</w:t>
      </w:r>
      <w:r w:rsidRPr="001C4B54">
        <w:rPr>
          <w:rFonts w:eastAsia="黑体"/>
          <w:sz w:val="52"/>
        </w:rPr>
        <w:t xml:space="preserve"> </w:t>
      </w:r>
      <w:proofErr w:type="gramStart"/>
      <w:r w:rsidRPr="001C4B54">
        <w:rPr>
          <w:rFonts w:eastAsia="黑体"/>
          <w:sz w:val="52"/>
        </w:rPr>
        <w:t>务</w:t>
      </w:r>
      <w:proofErr w:type="gramEnd"/>
      <w:r w:rsidRPr="001C4B54">
        <w:rPr>
          <w:rFonts w:eastAsia="黑体"/>
          <w:sz w:val="52"/>
        </w:rPr>
        <w:t xml:space="preserve"> </w:t>
      </w:r>
      <w:r w:rsidRPr="001C4B54">
        <w:rPr>
          <w:rFonts w:eastAsia="黑体"/>
          <w:sz w:val="52"/>
        </w:rPr>
        <w:t>书</w:t>
      </w:r>
    </w:p>
    <w:p w14:paraId="65FB85EE" w14:textId="77777777" w:rsidR="00BA4038" w:rsidRPr="001C4B54" w:rsidRDefault="00000000" w:rsidP="007B33C4">
      <w:pPr>
        <w:widowControl/>
        <w:ind w:left="-374" w:right="-700" w:firstLine="116"/>
        <w:rPr>
          <w:rFonts w:eastAsia="楷体_GB2312"/>
          <w:sz w:val="30"/>
          <w:szCs w:val="30"/>
        </w:rPr>
      </w:pPr>
      <w:r w:rsidRPr="001C4B54">
        <w:rPr>
          <w:rFonts w:eastAsia="楷体_GB2312"/>
          <w:noProof/>
          <w:sz w:val="20"/>
          <w:szCs w:val="30"/>
        </w:rPr>
        <mc:AlternateContent>
          <mc:Choice Requires="wps">
            <w:drawing>
              <wp:anchor distT="0" distB="0" distL="114300" distR="114300" simplePos="0" relativeHeight="251666432" behindDoc="0" locked="0" layoutInCell="1" allowOverlap="1" wp14:anchorId="1F209C78" wp14:editId="411F7B24">
                <wp:simplePos x="0" y="0"/>
                <wp:positionH relativeFrom="column">
                  <wp:posOffset>838200</wp:posOffset>
                </wp:positionH>
                <wp:positionV relativeFrom="paragraph">
                  <wp:posOffset>287020</wp:posOffset>
                </wp:positionV>
                <wp:extent cx="4343400" cy="0"/>
                <wp:effectExtent l="0" t="0" r="0" b="0"/>
                <wp:wrapNone/>
                <wp:docPr id="9" name="直线 13"/>
                <wp:cNvGraphicFramePr/>
                <a:graphic xmlns:a="http://schemas.openxmlformats.org/drawingml/2006/main">
                  <a:graphicData uri="http://schemas.microsoft.com/office/word/2010/wordprocessingShape">
                    <wps:wsp>
                      <wps:cNvCnPr/>
                      <wps:spPr>
                        <a:xfrm>
                          <a:off x="0" y="0"/>
                          <a:ext cx="4343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3" o:spid="_x0000_s1026" o:spt="20" style="position:absolute;left:0pt;margin-left:66pt;margin-top:22.6pt;height:0pt;width:342pt;z-index:251666432;mso-width-relative:page;mso-height-relative:page;" filled="f" stroked="t" coordsize="21600,21600" o:gfxdata="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Eb9ho1QAAAAkBAAAPAAAA&#10;AAAAAAEAIAAAACIAAABkcnMvZG93bnJldi54bWxQSwECFAAUAAAACACHTuJAFx7fB98BAADQAwAA&#10;DgAAAAAAAAABACAAAAAkAQAAZHJzL2Uyb0RvYy54bWxQSwUGAAAAAAYABgBZAQAAdQUAAAAA&#10;">
                <v:fill on="f" focussize="0,0"/>
                <v:stroke color="#000000" joinstyle="round"/>
                <v:imagedata o:title=""/>
                <o:lock v:ext="edit" aspectratio="f"/>
              </v:line>
            </w:pict>
          </mc:Fallback>
        </mc:AlternateContent>
      </w:r>
      <w:r w:rsidRPr="001C4B54">
        <w:rPr>
          <w:rFonts w:eastAsia="楷体_GB2312"/>
          <w:sz w:val="30"/>
          <w:szCs w:val="30"/>
        </w:rPr>
        <w:t>设计名称：</w:t>
      </w:r>
      <w:r w:rsidRPr="001C4B54">
        <w:rPr>
          <w:rFonts w:eastAsia="楷体_GB2312"/>
          <w:sz w:val="30"/>
          <w:szCs w:val="30"/>
        </w:rPr>
        <w:t xml:space="preserve">               </w:t>
      </w:r>
      <w:r w:rsidRPr="001C4B54">
        <w:rPr>
          <w:rFonts w:eastAsia="楷体_GB2312"/>
          <w:sz w:val="30"/>
          <w:szCs w:val="30"/>
        </w:rPr>
        <w:t>神经网络模型</w:t>
      </w:r>
      <w:r w:rsidRPr="001C4B54">
        <w:rPr>
          <w:rFonts w:eastAsia="楷体_GB2312"/>
          <w:sz w:val="30"/>
          <w:szCs w:val="30"/>
        </w:rPr>
        <w:t xml:space="preserve">       </w:t>
      </w:r>
    </w:p>
    <w:p w14:paraId="7D4DF8E3"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68480" behindDoc="0" locked="0" layoutInCell="1" allowOverlap="1" wp14:anchorId="6FC3DBDB" wp14:editId="47D66136">
                <wp:simplePos x="0" y="0"/>
                <wp:positionH relativeFrom="column">
                  <wp:posOffset>857250</wp:posOffset>
                </wp:positionH>
                <wp:positionV relativeFrom="paragraph">
                  <wp:posOffset>337820</wp:posOffset>
                </wp:positionV>
                <wp:extent cx="1485900" cy="0"/>
                <wp:effectExtent l="0" t="0" r="0" b="0"/>
                <wp:wrapNone/>
                <wp:docPr id="11" name="直线 15"/>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5" o:spid="_x0000_s1026" o:spt="20" style="position:absolute;left:0pt;margin-left:67.5pt;margin-top:26.6pt;height:0pt;width:117pt;z-index:251668480;mso-width-relative:page;mso-height-relative:page;" filled="f" stroked="t" coordsize="21600,21600" o:gfxdata="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QOfBHVAAAACQEAAA8A&#10;AAAAAAAAAQAgAAAAIgAAAGRycy9kb3ducmV2LnhtbFBLAQIUABQAAAAIAIdO4kAoH95N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67456" behindDoc="0" locked="0" layoutInCell="1" allowOverlap="1" wp14:anchorId="065C29D1" wp14:editId="18BCD832">
                <wp:simplePos x="0" y="0"/>
                <wp:positionH relativeFrom="column">
                  <wp:posOffset>3695700</wp:posOffset>
                </wp:positionH>
                <wp:positionV relativeFrom="paragraph">
                  <wp:posOffset>337820</wp:posOffset>
                </wp:positionV>
                <wp:extent cx="1485900" cy="0"/>
                <wp:effectExtent l="0" t="0" r="0" b="0"/>
                <wp:wrapNone/>
                <wp:docPr id="10" name="直线 14"/>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4" o:spid="_x0000_s1026" o:spt="20" style="position:absolute;left:0pt;margin-left:291pt;margin-top:26.6pt;height:0pt;width:117pt;z-index:251667456;mso-width-relative:page;mso-height-relative:page;" filled="f" stroked="t" coordsize="21600,21600" o:gfxdata="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XpQr81gAAAAkBAAAP&#10;AAAAAAAAAAEAIAAAACIAAABkcnMvZG93bnJldi54bWxQSwECFAAUAAAACACHTuJAQoVNVO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指导教师：</w:t>
      </w:r>
      <w:r w:rsidRPr="001C4B54">
        <w:rPr>
          <w:rFonts w:eastAsia="楷体_GB2312"/>
          <w:sz w:val="30"/>
          <w:szCs w:val="30"/>
        </w:rPr>
        <w:t xml:space="preserve">   </w:t>
      </w:r>
      <w:r w:rsidRPr="001C4B54">
        <w:rPr>
          <w:rFonts w:eastAsia="楷体_GB2312"/>
          <w:sz w:val="30"/>
          <w:szCs w:val="30"/>
        </w:rPr>
        <w:t>叶</w:t>
      </w:r>
      <w:bookmarkStart w:id="8" w:name="OLE_LINK10"/>
      <w:r w:rsidRPr="001C4B54">
        <w:rPr>
          <w:rFonts w:eastAsia="楷体_GB2312"/>
          <w:sz w:val="30"/>
          <w:szCs w:val="30"/>
        </w:rPr>
        <w:t xml:space="preserve">　</w:t>
      </w:r>
      <w:bookmarkEnd w:id="8"/>
      <w:r w:rsidRPr="001C4B54">
        <w:rPr>
          <w:rFonts w:eastAsia="楷体_GB2312"/>
          <w:sz w:val="30"/>
          <w:szCs w:val="30"/>
        </w:rPr>
        <w:t>鸿</w:t>
      </w:r>
      <w:r w:rsidRPr="001C4B54">
        <w:rPr>
          <w:rFonts w:eastAsia="楷体_GB2312"/>
          <w:sz w:val="30"/>
          <w:szCs w:val="30"/>
        </w:rPr>
        <w:t xml:space="preserve">         </w:t>
      </w:r>
      <w:r w:rsidRPr="001C4B54">
        <w:rPr>
          <w:rFonts w:eastAsia="楷体_GB2312"/>
          <w:sz w:val="30"/>
          <w:szCs w:val="30"/>
        </w:rPr>
        <w:t>下达时间：</w:t>
      </w:r>
      <w:r w:rsidRPr="001C4B54">
        <w:rPr>
          <w:rFonts w:eastAsia="楷体_GB2312"/>
          <w:sz w:val="30"/>
          <w:szCs w:val="30"/>
        </w:rPr>
        <w:t xml:space="preserve">    2023.12.25 </w:t>
      </w:r>
    </w:p>
    <w:p w14:paraId="33521F37"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69504" behindDoc="0" locked="0" layoutInCell="1" allowOverlap="1" wp14:anchorId="1FBEC285" wp14:editId="74391F50">
                <wp:simplePos x="0" y="0"/>
                <wp:positionH relativeFrom="column">
                  <wp:posOffset>857250</wp:posOffset>
                </wp:positionH>
                <wp:positionV relativeFrom="paragraph">
                  <wp:posOffset>322580</wp:posOffset>
                </wp:positionV>
                <wp:extent cx="1485900" cy="0"/>
                <wp:effectExtent l="0" t="0" r="0" b="0"/>
                <wp:wrapNone/>
                <wp:docPr id="12" name="直线 16"/>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6" o:spid="_x0000_s1026" o:spt="20" style="position:absolute;left:0pt;margin-left:67.5pt;margin-top:25.4pt;height:0pt;width:117pt;z-index:25166950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WsWpn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0528" behindDoc="0" locked="0" layoutInCell="1" allowOverlap="1" wp14:anchorId="4E732657" wp14:editId="3292AF33">
                <wp:simplePos x="0" y="0"/>
                <wp:positionH relativeFrom="column">
                  <wp:posOffset>3708400</wp:posOffset>
                </wp:positionH>
                <wp:positionV relativeFrom="paragraph">
                  <wp:posOffset>337820</wp:posOffset>
                </wp:positionV>
                <wp:extent cx="1485900" cy="0"/>
                <wp:effectExtent l="0" t="0" r="0" b="0"/>
                <wp:wrapNone/>
                <wp:docPr id="13" name="直线 17"/>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7" o:spid="_x0000_s1026" o:spt="20" style="position:absolute;left:0pt;margin-left:292pt;margin-top:26.6pt;height:0pt;width:117pt;z-index:25167052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Cv5f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proofErr w:type="gramStart"/>
      <w:r w:rsidRPr="001C4B54">
        <w:rPr>
          <w:rFonts w:eastAsia="楷体_GB2312"/>
          <w:sz w:val="30"/>
          <w:szCs w:val="30"/>
        </w:rPr>
        <w:t>杨熙承</w:t>
      </w:r>
      <w:proofErr w:type="gramEnd"/>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w:t>
      </w:r>
      <w:bookmarkStart w:id="9" w:name="OLE_LINK11"/>
      <w:r w:rsidRPr="001C4B54">
        <w:rPr>
          <w:rFonts w:eastAsia="楷体_GB2312"/>
          <w:sz w:val="30"/>
          <w:szCs w:val="30"/>
        </w:rPr>
        <w:t xml:space="preserve"> </w:t>
      </w:r>
      <w:bookmarkEnd w:id="9"/>
      <w:r w:rsidRPr="001C4B54">
        <w:rPr>
          <w:rFonts w:eastAsia="楷体_GB2312"/>
          <w:sz w:val="30"/>
          <w:szCs w:val="30"/>
        </w:rPr>
        <w:t>22030531</w:t>
      </w:r>
    </w:p>
    <w:p w14:paraId="70845978"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2576" behindDoc="0" locked="0" layoutInCell="1" allowOverlap="1" wp14:anchorId="4057F7F7" wp14:editId="09D0A0AA">
                <wp:simplePos x="0" y="0"/>
                <wp:positionH relativeFrom="column">
                  <wp:posOffset>857250</wp:posOffset>
                </wp:positionH>
                <wp:positionV relativeFrom="paragraph">
                  <wp:posOffset>322580</wp:posOffset>
                </wp:positionV>
                <wp:extent cx="1485900" cy="0"/>
                <wp:effectExtent l="0" t="0" r="0" b="0"/>
                <wp:wrapNone/>
                <wp:docPr id="15" name="直线 19"/>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9" o:spid="_x0000_s1026" o:spt="20" style="position:absolute;left:0pt;margin-left:67.5pt;margin-top:25.4pt;height:0pt;width:117pt;z-index:25167257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Kb1r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3600" behindDoc="0" locked="0" layoutInCell="1" allowOverlap="1" wp14:anchorId="23B05CBF" wp14:editId="3FE2CDB3">
                <wp:simplePos x="0" y="0"/>
                <wp:positionH relativeFrom="column">
                  <wp:posOffset>3708400</wp:posOffset>
                </wp:positionH>
                <wp:positionV relativeFrom="paragraph">
                  <wp:posOffset>337820</wp:posOffset>
                </wp:positionV>
                <wp:extent cx="1485900" cy="0"/>
                <wp:effectExtent l="0" t="0" r="0" b="0"/>
                <wp:wrapNone/>
                <wp:docPr id="16" name="直线 20"/>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0" o:spid="_x0000_s1026" o:spt="20" style="position:absolute;left:0pt;margin-left:292pt;margin-top:26.6pt;height:0pt;width:117pt;z-index:25167360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u+j4vWAAAACQEAAA8A&#10;AAAAAAAAAQAgAAAAIgAAAGRycy9kb3ducmV2LnhtbFBLAQIUABQAAAAIAIdO4kDlz2Iq4AEAANED&#10;AAAOAAAAAAAAAAEAIAAAACUBAABkcnMvZTJvRG9jLnhtbFBLBQYAAAAABgAGAFkBAAB3BQ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proofErr w:type="gramStart"/>
      <w:r w:rsidRPr="001C4B54">
        <w:rPr>
          <w:rFonts w:eastAsia="楷体_GB2312"/>
          <w:sz w:val="30"/>
          <w:szCs w:val="30"/>
        </w:rPr>
        <w:t>王语桐</w:t>
      </w:r>
      <w:proofErr w:type="gramEnd"/>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22030527</w:t>
      </w:r>
    </w:p>
    <w:bookmarkStart w:id="10" w:name="OLE_LINK12"/>
    <w:p w14:paraId="20693E4B"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4624" behindDoc="0" locked="0" layoutInCell="1" allowOverlap="1" wp14:anchorId="7AFA1C59" wp14:editId="681E77BE">
                <wp:simplePos x="0" y="0"/>
                <wp:positionH relativeFrom="column">
                  <wp:posOffset>857250</wp:posOffset>
                </wp:positionH>
                <wp:positionV relativeFrom="paragraph">
                  <wp:posOffset>322580</wp:posOffset>
                </wp:positionV>
                <wp:extent cx="1485900" cy="0"/>
                <wp:effectExtent l="0" t="0" r="0" b="0"/>
                <wp:wrapNone/>
                <wp:docPr id="17"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1" o:spid="_x0000_s1026" o:spt="20" style="position:absolute;left:0pt;margin-left:67.5pt;margin-top:25.4pt;height:0pt;width:117pt;z-index:25167462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PVfEz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5648" behindDoc="0" locked="0" layoutInCell="1" allowOverlap="1" wp14:anchorId="73E4A623" wp14:editId="25C67F0F">
                <wp:simplePos x="0" y="0"/>
                <wp:positionH relativeFrom="column">
                  <wp:posOffset>3708400</wp:posOffset>
                </wp:positionH>
                <wp:positionV relativeFrom="paragraph">
                  <wp:posOffset>337820</wp:posOffset>
                </wp:positionV>
                <wp:extent cx="1485900" cy="0"/>
                <wp:effectExtent l="0" t="0" r="0" b="0"/>
                <wp:wrapNone/>
                <wp:docPr id="18"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2" o:spid="_x0000_s1026" o:spt="20" style="position:absolute;left:0pt;margin-left:292pt;margin-top:26.6pt;height:0pt;width:117pt;z-index:25167564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STIUP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林</w:t>
      </w:r>
      <w:r w:rsidRPr="001C4B54">
        <w:rPr>
          <w:rFonts w:eastAsia="楷体_GB2312"/>
          <w:sz w:val="30"/>
          <w:szCs w:val="30"/>
        </w:rPr>
        <w:t xml:space="preserve">  </w:t>
      </w:r>
      <w:r w:rsidRPr="001C4B54">
        <w:rPr>
          <w:rFonts w:eastAsia="楷体_GB2312"/>
          <w:sz w:val="30"/>
          <w:szCs w:val="30"/>
        </w:rPr>
        <w:t>越</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22030519</w:t>
      </w:r>
    </w:p>
    <w:bookmarkEnd w:id="10"/>
    <w:p w14:paraId="008773BB"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7696" behindDoc="0" locked="0" layoutInCell="1" allowOverlap="1" wp14:anchorId="4B051D1E" wp14:editId="1E3AEA5B">
                <wp:simplePos x="0" y="0"/>
                <wp:positionH relativeFrom="column">
                  <wp:posOffset>857250</wp:posOffset>
                </wp:positionH>
                <wp:positionV relativeFrom="paragraph">
                  <wp:posOffset>322580</wp:posOffset>
                </wp:positionV>
                <wp:extent cx="1485900" cy="0"/>
                <wp:effectExtent l="0" t="0" r="0" b="0"/>
                <wp:wrapNone/>
                <wp:docPr id="28"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1" o:spid="_x0000_s1026" o:spt="20" style="position:absolute;left:0pt;margin-left:67.5pt;margin-top:25.4pt;height:0pt;width:117pt;z-index:25167769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AoRq6R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8720" behindDoc="0" locked="0" layoutInCell="1" allowOverlap="1" wp14:anchorId="553D7275" wp14:editId="315CE4B2">
                <wp:simplePos x="0" y="0"/>
                <wp:positionH relativeFrom="column">
                  <wp:posOffset>3708400</wp:posOffset>
                </wp:positionH>
                <wp:positionV relativeFrom="paragraph">
                  <wp:posOffset>337820</wp:posOffset>
                </wp:positionV>
                <wp:extent cx="1485900" cy="0"/>
                <wp:effectExtent l="0" t="0" r="0" b="0"/>
                <wp:wrapNone/>
                <wp:docPr id="29"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2" o:spid="_x0000_s1026" o:spt="20" style="position:absolute;left:0pt;margin-left:292pt;margin-top:26.6pt;height:0pt;width:117pt;z-index:25167872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PUlSA+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徐姜旸</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22030528</w:t>
      </w:r>
    </w:p>
    <w:p w14:paraId="676F6E0D" w14:textId="77777777" w:rsidR="00BA4038" w:rsidRPr="001C4B54" w:rsidRDefault="00000000" w:rsidP="007B33C4">
      <w:pPr>
        <w:spacing w:line="360" w:lineRule="auto"/>
        <w:ind w:left="-374" w:right="-700" w:firstLine="116"/>
        <w:rPr>
          <w:rFonts w:eastAsia="楷体_GB2312"/>
          <w:sz w:val="30"/>
          <w:szCs w:val="30"/>
        </w:rPr>
      </w:pPr>
      <w:r w:rsidRPr="001C4B54">
        <w:rPr>
          <w:rFonts w:eastAsia="楷体_GB2312"/>
          <w:noProof/>
          <w:sz w:val="20"/>
          <w:szCs w:val="30"/>
        </w:rPr>
        <mc:AlternateContent>
          <mc:Choice Requires="wps">
            <w:drawing>
              <wp:anchor distT="0" distB="0" distL="114300" distR="114300" simplePos="0" relativeHeight="251671552" behindDoc="0" locked="0" layoutInCell="1" allowOverlap="1" wp14:anchorId="53BE539C" wp14:editId="479A646F">
                <wp:simplePos x="0" y="0"/>
                <wp:positionH relativeFrom="column">
                  <wp:posOffset>866775</wp:posOffset>
                </wp:positionH>
                <wp:positionV relativeFrom="paragraph">
                  <wp:posOffset>337820</wp:posOffset>
                </wp:positionV>
                <wp:extent cx="4391025" cy="0"/>
                <wp:effectExtent l="0" t="0" r="0" b="0"/>
                <wp:wrapNone/>
                <wp:docPr id="14" name="直线 18"/>
                <wp:cNvGraphicFramePr/>
                <a:graphic xmlns:a="http://schemas.openxmlformats.org/drawingml/2006/main">
                  <a:graphicData uri="http://schemas.microsoft.com/office/word/2010/wordprocessingShape">
                    <wps:wsp>
                      <wps:cNvCnPr/>
                      <wps:spPr>
                        <a:xfrm>
                          <a:off x="0" y="0"/>
                          <a:ext cx="43910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8" o:spid="_x0000_s1026" o:spt="20" style="position:absolute;left:0pt;margin-left:68.25pt;margin-top:26.6pt;height:0pt;width:345.75pt;z-index:251671552;mso-width-relative:page;mso-height-relative:page;" filled="f" stroked="t" coordsize="21600,21600" o:gfxdata="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DTOG1gAAAAkBAAAP&#10;AAAAAAAAAAEAIAAAACIAAABkcnMvZG93bnJldi54bWxQSwECFAAUAAAACACHTuJAQJAD9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专</w:t>
      </w:r>
      <w:r w:rsidRPr="001C4B54">
        <w:rPr>
          <w:rFonts w:eastAsia="楷体_GB2312"/>
          <w:sz w:val="30"/>
          <w:szCs w:val="30"/>
        </w:rPr>
        <w:t xml:space="preserve">    </w:t>
      </w:r>
      <w:r w:rsidRPr="001C4B54">
        <w:rPr>
          <w:rFonts w:eastAsia="楷体_GB2312"/>
          <w:sz w:val="30"/>
          <w:szCs w:val="30"/>
        </w:rPr>
        <w:t>业：</w:t>
      </w:r>
      <w:r w:rsidRPr="001C4B54">
        <w:rPr>
          <w:rFonts w:eastAsia="楷体_GB2312"/>
          <w:sz w:val="30"/>
          <w:szCs w:val="30"/>
        </w:rPr>
        <w:t xml:space="preserve">                 </w:t>
      </w:r>
      <w:r w:rsidRPr="001C4B54">
        <w:rPr>
          <w:rFonts w:eastAsia="楷体_GB2312"/>
          <w:sz w:val="30"/>
          <w:szCs w:val="30"/>
        </w:rPr>
        <w:t>软件工程</w:t>
      </w:r>
    </w:p>
    <w:p w14:paraId="38DDCD81" w14:textId="77777777" w:rsidR="00BA4038" w:rsidRPr="001C4B54" w:rsidRDefault="00000000" w:rsidP="007B33C4">
      <w:pPr>
        <w:tabs>
          <w:tab w:val="left" w:pos="242"/>
        </w:tabs>
        <w:spacing w:before="120" w:after="120" w:line="360" w:lineRule="auto"/>
        <w:ind w:left="-374" w:right="-700" w:firstLine="163"/>
        <w:rPr>
          <w:b/>
          <w:bCs/>
          <w:sz w:val="28"/>
          <w:szCs w:val="30"/>
        </w:rPr>
      </w:pPr>
      <w:r w:rsidRPr="001C4B54">
        <w:rPr>
          <w:b/>
          <w:bCs/>
          <w:sz w:val="28"/>
        </w:rPr>
        <w:t>一、课程设计的基本要求</w:t>
      </w:r>
    </w:p>
    <w:p w14:paraId="30219891" w14:textId="3DD08CA8"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编写一个应用程序，实现一</w:t>
      </w:r>
      <w:r w:rsidR="00AB260B" w:rsidRPr="001C4B54">
        <w:rPr>
          <w:rFonts w:ascii="Times New Roman" w:hAnsi="Times New Roman" w:cs="Times New Roman"/>
        </w:rPr>
        <w:t>个</w:t>
      </w:r>
      <w:r w:rsidRPr="001C4B54">
        <w:rPr>
          <w:rFonts w:ascii="Times New Roman" w:hAnsi="Times New Roman" w:cs="Times New Roman"/>
        </w:rPr>
        <w:t>简单的神经网络模型。收集一定数量的诗歌数据集，对收集到的诗歌数据进行预处理，使用</w:t>
      </w:r>
      <w:r w:rsidRPr="001C4B54">
        <w:rPr>
          <w:rFonts w:ascii="Times New Roman" w:hAnsi="Times New Roman" w:cs="Times New Roman"/>
        </w:rPr>
        <w:t>Python</w:t>
      </w:r>
      <w:r w:rsidRPr="001C4B54">
        <w:rPr>
          <w:rFonts w:ascii="Times New Roman" w:hAnsi="Times New Roman" w:cs="Times New Roman"/>
        </w:rPr>
        <w:t>构建循环神经网络模型，使用训练数据对循环神经网络模型进行训练，利用测试数据对训练好的模型进行评估。使用训练好的模型，输入一个给定的藏头诗，通过模型生成一首完整的诗歌。</w:t>
      </w:r>
    </w:p>
    <w:p w14:paraId="13E6D030" w14:textId="113595F7" w:rsidR="00BA4038" w:rsidRPr="001C4B54" w:rsidRDefault="00000000" w:rsidP="007B33C4">
      <w:pPr>
        <w:tabs>
          <w:tab w:val="left" w:pos="242"/>
        </w:tabs>
        <w:spacing w:before="120" w:after="120" w:line="360" w:lineRule="auto"/>
        <w:ind w:left="-374" w:right="-700" w:firstLine="163"/>
        <w:rPr>
          <w:b/>
          <w:bCs/>
          <w:sz w:val="28"/>
        </w:rPr>
      </w:pPr>
      <w:r w:rsidRPr="001C4B54">
        <w:rPr>
          <w:b/>
          <w:bCs/>
          <w:sz w:val="28"/>
        </w:rPr>
        <w:t>二、课程设计的主要内容</w:t>
      </w:r>
    </w:p>
    <w:p w14:paraId="18CD8F4A" w14:textId="1DE90143" w:rsidR="00BA4038" w:rsidRPr="001C4B54" w:rsidRDefault="00AB260B" w:rsidP="007B33C4">
      <w:pPr>
        <w:pStyle w:val="ab"/>
        <w:rPr>
          <w:rFonts w:ascii="Times New Roman" w:hAnsi="Times New Roman" w:cs="Times New Roman"/>
        </w:rPr>
      </w:pPr>
      <w:r w:rsidRPr="001C4B54">
        <w:rPr>
          <w:rFonts w:ascii="Times New Roman" w:hAnsi="Times New Roman" w:cs="Times New Roman"/>
          <w:b/>
          <w:bCs/>
        </w:rPr>
        <w:t>1</w:t>
      </w:r>
      <w:r w:rsidR="00D10EDE" w:rsidRPr="001C4B54">
        <w:rPr>
          <w:rFonts w:ascii="Times New Roman" w:hAnsi="Times New Roman" w:cs="Times New Roman"/>
          <w:b/>
          <w:bCs/>
        </w:rPr>
        <w:t>、</w:t>
      </w:r>
      <w:r w:rsidRPr="001C4B54">
        <w:rPr>
          <w:rFonts w:ascii="Times New Roman" w:hAnsi="Times New Roman" w:cs="Times New Roman"/>
          <w:b/>
          <w:bCs/>
        </w:rPr>
        <w:t>主要内容：</w:t>
      </w:r>
      <w:r w:rsidRPr="001C4B54">
        <w:rPr>
          <w:rFonts w:ascii="Times New Roman" w:hAnsi="Times New Roman" w:cs="Times New Roman"/>
        </w:rPr>
        <w:t>通过算法实现</w:t>
      </w:r>
      <w:r w:rsidRPr="001C4B54">
        <w:rPr>
          <w:rFonts w:ascii="Times New Roman" w:hAnsi="Times New Roman" w:cs="Times New Roman"/>
        </w:rPr>
        <w:t>RNN</w:t>
      </w:r>
      <w:r w:rsidRPr="001C4B54">
        <w:rPr>
          <w:rFonts w:ascii="Times New Roman" w:hAnsi="Times New Roman" w:cs="Times New Roman"/>
        </w:rPr>
        <w:t>的神经网络模型并且运用在藏头诗当中。</w:t>
      </w:r>
    </w:p>
    <w:p w14:paraId="20FED929" w14:textId="16EE8A47" w:rsidR="00BA4038" w:rsidRPr="001C4B54" w:rsidRDefault="00AB260B" w:rsidP="007B33C4">
      <w:pPr>
        <w:pStyle w:val="ab"/>
        <w:rPr>
          <w:rFonts w:ascii="Times New Roman" w:hAnsi="Times New Roman" w:cs="Times New Roman"/>
          <w:b/>
          <w:bCs/>
        </w:rPr>
      </w:pPr>
      <w:r w:rsidRPr="001C4B54">
        <w:rPr>
          <w:rFonts w:ascii="Times New Roman" w:hAnsi="Times New Roman" w:cs="Times New Roman"/>
          <w:b/>
          <w:bCs/>
        </w:rPr>
        <w:t>2</w:t>
      </w:r>
      <w:r w:rsidR="00D10EDE" w:rsidRPr="001C4B54">
        <w:rPr>
          <w:rFonts w:ascii="Times New Roman" w:hAnsi="Times New Roman" w:cs="Times New Roman"/>
          <w:b/>
          <w:bCs/>
        </w:rPr>
        <w:t>、</w:t>
      </w:r>
      <w:r w:rsidRPr="001C4B54">
        <w:rPr>
          <w:rFonts w:ascii="Times New Roman" w:hAnsi="Times New Roman" w:cs="Times New Roman"/>
          <w:b/>
          <w:bCs/>
        </w:rPr>
        <w:t>具体分工：</w:t>
      </w:r>
    </w:p>
    <w:p w14:paraId="6BDDB41D" w14:textId="330DB180" w:rsidR="00BA4038" w:rsidRPr="001C4B54" w:rsidRDefault="00000000" w:rsidP="007B33C4">
      <w:pPr>
        <w:pStyle w:val="ab"/>
        <w:numPr>
          <w:ilvl w:val="0"/>
          <w:numId w:val="4"/>
        </w:numPr>
        <w:ind w:firstLineChars="0"/>
        <w:rPr>
          <w:rFonts w:ascii="Times New Roman" w:hAnsi="Times New Roman" w:cs="Times New Roman"/>
        </w:rPr>
      </w:pPr>
      <w:proofErr w:type="gramStart"/>
      <w:r w:rsidRPr="001C4B54">
        <w:rPr>
          <w:rFonts w:ascii="Times New Roman" w:hAnsi="Times New Roman" w:cs="Times New Roman"/>
        </w:rPr>
        <w:t>杨熙承</w:t>
      </w:r>
      <w:proofErr w:type="gramEnd"/>
      <w:r w:rsidRPr="001C4B54">
        <w:rPr>
          <w:rFonts w:ascii="Times New Roman" w:hAnsi="Times New Roman" w:cs="Times New Roman"/>
        </w:rPr>
        <w:t>（组长）：负责主要代码编写；搭建</w:t>
      </w:r>
      <w:r w:rsidRPr="001C4B54">
        <w:rPr>
          <w:rFonts w:ascii="Times New Roman" w:hAnsi="Times New Roman" w:cs="Times New Roman"/>
        </w:rPr>
        <w:t>RNN</w:t>
      </w:r>
      <w:r w:rsidRPr="001C4B54">
        <w:rPr>
          <w:rFonts w:ascii="Times New Roman" w:hAnsi="Times New Roman" w:cs="Times New Roman"/>
        </w:rPr>
        <w:t>模型搭建和前后端</w:t>
      </w:r>
      <w:r w:rsidR="00AB260B" w:rsidRPr="001C4B54">
        <w:rPr>
          <w:rFonts w:ascii="Times New Roman" w:hAnsi="Times New Roman" w:cs="Times New Roman"/>
        </w:rPr>
        <w:t>；并且详细分工，使用</w:t>
      </w:r>
      <w:r w:rsidR="00AB260B" w:rsidRPr="001C4B54">
        <w:rPr>
          <w:rFonts w:ascii="Times New Roman" w:hAnsi="Times New Roman" w:cs="Times New Roman"/>
        </w:rPr>
        <w:t>git</w:t>
      </w:r>
      <w:r w:rsidR="00AB260B" w:rsidRPr="001C4B54">
        <w:rPr>
          <w:rFonts w:ascii="Times New Roman" w:hAnsi="Times New Roman" w:cs="Times New Roman"/>
        </w:rPr>
        <w:t>与组员协作开发</w:t>
      </w:r>
      <w:r w:rsidRPr="001C4B54">
        <w:rPr>
          <w:rFonts w:ascii="Times New Roman" w:hAnsi="Times New Roman" w:cs="Times New Roman"/>
        </w:rPr>
        <w:t>。</w:t>
      </w:r>
    </w:p>
    <w:p w14:paraId="33539B8C" w14:textId="2977D3B9" w:rsidR="00BA4038" w:rsidRPr="001C4B54" w:rsidRDefault="00000000" w:rsidP="007B33C4">
      <w:pPr>
        <w:pStyle w:val="ab"/>
        <w:numPr>
          <w:ilvl w:val="0"/>
          <w:numId w:val="4"/>
        </w:numPr>
        <w:ind w:firstLineChars="0"/>
        <w:rPr>
          <w:rFonts w:ascii="Times New Roman" w:hAnsi="Times New Roman" w:cs="Times New Roman"/>
        </w:rPr>
      </w:pPr>
      <w:r w:rsidRPr="001C4B54">
        <w:rPr>
          <w:rFonts w:ascii="Times New Roman" w:hAnsi="Times New Roman" w:cs="Times New Roman"/>
        </w:rPr>
        <w:t>王语桐：对代码进行重构</w:t>
      </w:r>
      <w:r w:rsidR="00AB260B" w:rsidRPr="001C4B54">
        <w:rPr>
          <w:rFonts w:ascii="Times New Roman" w:hAnsi="Times New Roman" w:cs="Times New Roman"/>
        </w:rPr>
        <w:t>和优化</w:t>
      </w:r>
      <w:r w:rsidRPr="001C4B54">
        <w:rPr>
          <w:rFonts w:ascii="Times New Roman" w:hAnsi="Times New Roman" w:cs="Times New Roman"/>
        </w:rPr>
        <w:t>；搜集</w:t>
      </w:r>
      <w:r w:rsidR="00AB260B" w:rsidRPr="001C4B54">
        <w:rPr>
          <w:rFonts w:ascii="Times New Roman" w:hAnsi="Times New Roman" w:cs="Times New Roman"/>
        </w:rPr>
        <w:t>循环神经网络</w:t>
      </w:r>
      <w:r w:rsidRPr="001C4B54">
        <w:rPr>
          <w:rFonts w:ascii="Times New Roman" w:hAnsi="Times New Roman" w:cs="Times New Roman"/>
        </w:rPr>
        <w:t>的资料和公式；对大报告进行文案撰写</w:t>
      </w:r>
      <w:r w:rsidR="00AB260B" w:rsidRPr="001C4B54">
        <w:rPr>
          <w:rFonts w:ascii="Times New Roman" w:hAnsi="Times New Roman" w:cs="Times New Roman"/>
        </w:rPr>
        <w:t>和附录的完成</w:t>
      </w:r>
      <w:r w:rsidRPr="001C4B54">
        <w:rPr>
          <w:rFonts w:ascii="Times New Roman" w:hAnsi="Times New Roman" w:cs="Times New Roman"/>
        </w:rPr>
        <w:t>；</w:t>
      </w:r>
      <w:r w:rsidR="00AB260B" w:rsidRPr="001C4B54">
        <w:rPr>
          <w:rFonts w:ascii="Times New Roman" w:hAnsi="Times New Roman" w:cs="Times New Roman"/>
        </w:rPr>
        <w:t>生成</w:t>
      </w:r>
      <w:r w:rsidRPr="001C4B54">
        <w:rPr>
          <w:rFonts w:ascii="Times New Roman" w:hAnsi="Times New Roman" w:cs="Times New Roman"/>
        </w:rPr>
        <w:t>公式和数据的可视化</w:t>
      </w:r>
      <w:r w:rsidR="00AB260B" w:rsidRPr="001C4B54">
        <w:rPr>
          <w:rFonts w:ascii="Times New Roman" w:hAnsi="Times New Roman" w:cs="Times New Roman"/>
        </w:rPr>
        <w:t>图像；</w:t>
      </w:r>
      <w:r w:rsidRPr="001C4B54">
        <w:rPr>
          <w:rFonts w:ascii="Times New Roman" w:hAnsi="Times New Roman" w:cs="Times New Roman"/>
        </w:rPr>
        <w:t>。</w:t>
      </w:r>
    </w:p>
    <w:p w14:paraId="298309A0" w14:textId="7B372D93" w:rsidR="00BA4038" w:rsidRPr="001C4B54" w:rsidRDefault="00000000" w:rsidP="007B33C4">
      <w:pPr>
        <w:pStyle w:val="ab"/>
        <w:numPr>
          <w:ilvl w:val="0"/>
          <w:numId w:val="4"/>
        </w:numPr>
        <w:ind w:firstLineChars="0"/>
        <w:rPr>
          <w:rFonts w:ascii="Times New Roman" w:hAnsi="Times New Roman" w:cs="Times New Roman"/>
        </w:rPr>
      </w:pPr>
      <w:r w:rsidRPr="001C4B54">
        <w:rPr>
          <w:rFonts w:ascii="Times New Roman" w:hAnsi="Times New Roman" w:cs="Times New Roman"/>
        </w:rPr>
        <w:t>徐姜旸：解释、翻译题目并进行目的分析和需求分析；对代码进行测试、调试；搜集古诗数据并且做预处理；使用对大报告公式的主要撰写</w:t>
      </w:r>
      <w:r w:rsidR="00AB260B" w:rsidRPr="001C4B54">
        <w:rPr>
          <w:rFonts w:ascii="Times New Roman" w:hAnsi="Times New Roman" w:cs="Times New Roman"/>
        </w:rPr>
        <w:t>以及排版和插图</w:t>
      </w:r>
      <w:r w:rsidRPr="001C4B54">
        <w:rPr>
          <w:rFonts w:ascii="Times New Roman" w:hAnsi="Times New Roman" w:cs="Times New Roman"/>
        </w:rPr>
        <w:t>。</w:t>
      </w:r>
    </w:p>
    <w:p w14:paraId="231508B5" w14:textId="149D8BF8" w:rsidR="00BA4038" w:rsidRPr="001C4B54" w:rsidRDefault="00000000" w:rsidP="007B33C4">
      <w:pPr>
        <w:pStyle w:val="ab"/>
        <w:numPr>
          <w:ilvl w:val="0"/>
          <w:numId w:val="4"/>
        </w:numPr>
        <w:ind w:firstLineChars="0"/>
        <w:rPr>
          <w:rFonts w:ascii="Times New Roman" w:hAnsi="Times New Roman" w:cs="Times New Roman"/>
        </w:rPr>
      </w:pPr>
      <w:r w:rsidRPr="001C4B54">
        <w:rPr>
          <w:rFonts w:ascii="Times New Roman" w:hAnsi="Times New Roman" w:cs="Times New Roman"/>
        </w:rPr>
        <w:lastRenderedPageBreak/>
        <w:t>林越：代码反应公式整理；对代码进行</w:t>
      </w:r>
      <w:r w:rsidRPr="001C4B54">
        <w:rPr>
          <w:rFonts w:ascii="Times New Roman" w:hAnsi="Times New Roman" w:cs="Times New Roman"/>
        </w:rPr>
        <w:t>RNN</w:t>
      </w:r>
      <w:r w:rsidRPr="001C4B54">
        <w:rPr>
          <w:rFonts w:ascii="Times New Roman" w:hAnsi="Times New Roman" w:cs="Times New Roman"/>
        </w:rPr>
        <w:t>与</w:t>
      </w:r>
      <w:r w:rsidRPr="001C4B54">
        <w:rPr>
          <w:rFonts w:ascii="Times New Roman" w:hAnsi="Times New Roman" w:cs="Times New Roman"/>
        </w:rPr>
        <w:t>LSTM</w:t>
      </w:r>
      <w:r w:rsidRPr="001C4B54">
        <w:rPr>
          <w:rFonts w:ascii="Times New Roman" w:hAnsi="Times New Roman" w:cs="Times New Roman"/>
        </w:rPr>
        <w:t>的神经网络模型可视化图的设计</w:t>
      </w:r>
      <w:r w:rsidR="00AB260B" w:rsidRPr="001C4B54">
        <w:rPr>
          <w:rFonts w:ascii="Times New Roman" w:hAnsi="Times New Roman" w:cs="Times New Roman"/>
        </w:rPr>
        <w:t>和流程图的设计</w:t>
      </w:r>
      <w:r w:rsidRPr="001C4B54">
        <w:rPr>
          <w:rFonts w:ascii="Times New Roman" w:hAnsi="Times New Roman" w:cs="Times New Roman"/>
        </w:rPr>
        <w:t>；并做大报告的主要文字撰写，文案设计。</w:t>
      </w:r>
    </w:p>
    <w:p w14:paraId="78FBC976" w14:textId="77777777" w:rsidR="00BA4038" w:rsidRPr="001C4B54" w:rsidRDefault="00000000" w:rsidP="007B33C4">
      <w:pPr>
        <w:tabs>
          <w:tab w:val="left" w:pos="242"/>
        </w:tabs>
        <w:spacing w:before="120" w:after="120" w:line="360" w:lineRule="auto"/>
        <w:ind w:left="-374" w:right="-700" w:firstLine="163"/>
        <w:rPr>
          <w:b/>
          <w:bCs/>
          <w:sz w:val="28"/>
        </w:rPr>
      </w:pPr>
      <w:r w:rsidRPr="001C4B54">
        <w:rPr>
          <w:b/>
          <w:bCs/>
          <w:sz w:val="28"/>
        </w:rPr>
        <w:t>三、课程设计的进程安排</w:t>
      </w:r>
    </w:p>
    <w:tbl>
      <w:tblPr>
        <w:tblStyle w:val="ac"/>
        <w:tblW w:w="5724" w:type="pct"/>
        <w:tblInd w:w="-5" w:type="dxa"/>
        <w:tblLook w:val="04A0" w:firstRow="1" w:lastRow="0" w:firstColumn="1" w:lastColumn="0" w:noHBand="0" w:noVBand="1"/>
      </w:tblPr>
      <w:tblGrid>
        <w:gridCol w:w="3969"/>
        <w:gridCol w:w="5528"/>
      </w:tblGrid>
      <w:tr w:rsidR="00BA4038" w:rsidRPr="001C4B54" w14:paraId="65A2825A" w14:textId="77777777" w:rsidTr="001C4B54">
        <w:trPr>
          <w:trHeight w:val="567"/>
        </w:trPr>
        <w:tc>
          <w:tcPr>
            <w:tcW w:w="3969" w:type="dxa"/>
            <w:vAlign w:val="center"/>
          </w:tcPr>
          <w:p w14:paraId="6E6CBF88" w14:textId="77777777" w:rsidR="00BA4038" w:rsidRPr="001C4B54" w:rsidRDefault="00000000" w:rsidP="005126C1">
            <w:pPr>
              <w:snapToGrid w:val="0"/>
              <w:ind w:left="-374" w:right="-700"/>
              <w:jc w:val="center"/>
              <w:rPr>
                <w:b/>
                <w:bCs/>
                <w:sz w:val="24"/>
              </w:rPr>
            </w:pPr>
            <w:r w:rsidRPr="001C4B54">
              <w:rPr>
                <w:b/>
                <w:bCs/>
                <w:sz w:val="24"/>
              </w:rPr>
              <w:t>时间</w:t>
            </w:r>
          </w:p>
        </w:tc>
        <w:tc>
          <w:tcPr>
            <w:tcW w:w="5529" w:type="dxa"/>
            <w:vAlign w:val="center"/>
          </w:tcPr>
          <w:p w14:paraId="5CFCB46C" w14:textId="77777777" w:rsidR="00BA4038" w:rsidRPr="001C4B54" w:rsidRDefault="00000000" w:rsidP="005126C1">
            <w:pPr>
              <w:snapToGrid w:val="0"/>
              <w:ind w:left="-374" w:right="-700"/>
              <w:jc w:val="center"/>
              <w:rPr>
                <w:b/>
                <w:bCs/>
                <w:sz w:val="24"/>
              </w:rPr>
            </w:pPr>
            <w:r w:rsidRPr="001C4B54">
              <w:rPr>
                <w:b/>
                <w:bCs/>
                <w:sz w:val="24"/>
              </w:rPr>
              <w:t>安排</w:t>
            </w:r>
          </w:p>
        </w:tc>
      </w:tr>
      <w:tr w:rsidR="00BA4038" w:rsidRPr="001C4B54" w14:paraId="2AE22E8F" w14:textId="77777777" w:rsidTr="001C4B54">
        <w:trPr>
          <w:trHeight w:val="567"/>
        </w:trPr>
        <w:tc>
          <w:tcPr>
            <w:tcW w:w="3969" w:type="dxa"/>
            <w:vAlign w:val="center"/>
          </w:tcPr>
          <w:p w14:paraId="266F9ED9" w14:textId="77777777" w:rsidR="00BA4038" w:rsidRPr="001C4B54" w:rsidRDefault="00000000" w:rsidP="005126C1">
            <w:pPr>
              <w:snapToGrid w:val="0"/>
              <w:ind w:left="-374" w:right="-700" w:firstLine="139"/>
              <w:jc w:val="center"/>
              <w:rPr>
                <w:sz w:val="24"/>
              </w:rPr>
            </w:pPr>
            <w:r w:rsidRPr="001C4B54">
              <w:rPr>
                <w:sz w:val="24"/>
              </w:rPr>
              <w:t>2024</w:t>
            </w:r>
            <w:r w:rsidRPr="001C4B54">
              <w:rPr>
                <w:sz w:val="24"/>
              </w:rPr>
              <w:t>年</w:t>
            </w:r>
            <w:r w:rsidRPr="001C4B54">
              <w:rPr>
                <w:sz w:val="24"/>
              </w:rPr>
              <w:t>1</w:t>
            </w:r>
            <w:r w:rsidRPr="001C4B54">
              <w:rPr>
                <w:sz w:val="24"/>
              </w:rPr>
              <w:t>月</w:t>
            </w:r>
            <w:r w:rsidRPr="001C4B54">
              <w:rPr>
                <w:sz w:val="24"/>
              </w:rPr>
              <w:t>1</w:t>
            </w:r>
            <w:r w:rsidRPr="001C4B54">
              <w:rPr>
                <w:sz w:val="24"/>
              </w:rPr>
              <w:t>日之前</w:t>
            </w:r>
          </w:p>
        </w:tc>
        <w:tc>
          <w:tcPr>
            <w:tcW w:w="5529" w:type="dxa"/>
            <w:vAlign w:val="center"/>
          </w:tcPr>
          <w:p w14:paraId="232DB0BE" w14:textId="77777777" w:rsidR="00BA4038" w:rsidRPr="001C4B54" w:rsidRDefault="00000000" w:rsidP="005126C1">
            <w:pPr>
              <w:snapToGrid w:val="0"/>
              <w:ind w:left="-374" w:right="-700" w:firstLine="139"/>
              <w:jc w:val="center"/>
              <w:rPr>
                <w:sz w:val="24"/>
              </w:rPr>
            </w:pPr>
            <w:r w:rsidRPr="001C4B54">
              <w:rPr>
                <w:sz w:val="24"/>
              </w:rPr>
              <w:t>确定选题和组建团队</w:t>
            </w:r>
          </w:p>
        </w:tc>
      </w:tr>
      <w:tr w:rsidR="00BA4038" w:rsidRPr="001C4B54" w14:paraId="6B334AF7" w14:textId="77777777" w:rsidTr="001C4B54">
        <w:trPr>
          <w:trHeight w:val="567"/>
        </w:trPr>
        <w:tc>
          <w:tcPr>
            <w:tcW w:w="3969" w:type="dxa"/>
            <w:vAlign w:val="center"/>
          </w:tcPr>
          <w:p w14:paraId="4220ED01" w14:textId="2909803F" w:rsidR="00BA4038" w:rsidRPr="001C4B54" w:rsidRDefault="00000000" w:rsidP="005126C1">
            <w:pPr>
              <w:snapToGrid w:val="0"/>
              <w:ind w:left="-374" w:right="-700" w:firstLine="139"/>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Pr="001C4B54">
              <w:rPr>
                <w:sz w:val="24"/>
              </w:rPr>
              <w:t>1</w:t>
            </w:r>
            <w:r w:rsidRPr="001C4B54">
              <w:rPr>
                <w:sz w:val="24"/>
              </w:rPr>
              <w:t>日</w:t>
            </w:r>
            <w:r w:rsidRPr="001C4B54">
              <w:rPr>
                <w:sz w:val="24"/>
              </w:rPr>
              <w:t>–1</w:t>
            </w:r>
            <w:r w:rsidRPr="001C4B54">
              <w:rPr>
                <w:sz w:val="24"/>
              </w:rPr>
              <w:t>月</w:t>
            </w:r>
            <w:r w:rsidRPr="001C4B54">
              <w:rPr>
                <w:sz w:val="24"/>
              </w:rPr>
              <w:t>2</w:t>
            </w:r>
            <w:r w:rsidRPr="001C4B54">
              <w:rPr>
                <w:sz w:val="24"/>
              </w:rPr>
              <w:t>日</w:t>
            </w:r>
          </w:p>
        </w:tc>
        <w:tc>
          <w:tcPr>
            <w:tcW w:w="5529" w:type="dxa"/>
            <w:vAlign w:val="center"/>
          </w:tcPr>
          <w:p w14:paraId="04311D07" w14:textId="77777777" w:rsidR="00BA4038" w:rsidRPr="001C4B54" w:rsidRDefault="00000000" w:rsidP="005126C1">
            <w:pPr>
              <w:snapToGrid w:val="0"/>
              <w:ind w:left="-374" w:right="-700" w:firstLine="139"/>
              <w:jc w:val="center"/>
              <w:rPr>
                <w:sz w:val="24"/>
              </w:rPr>
            </w:pPr>
            <w:r w:rsidRPr="001C4B54">
              <w:rPr>
                <w:sz w:val="24"/>
              </w:rPr>
              <w:t>实施课程设计：完成功能需求设计和开发环境</w:t>
            </w:r>
          </w:p>
        </w:tc>
      </w:tr>
      <w:tr w:rsidR="00BA4038" w:rsidRPr="001C4B54" w14:paraId="4018B5F8" w14:textId="77777777" w:rsidTr="001C4B54">
        <w:trPr>
          <w:trHeight w:val="567"/>
        </w:trPr>
        <w:tc>
          <w:tcPr>
            <w:tcW w:w="3969" w:type="dxa"/>
            <w:vAlign w:val="center"/>
          </w:tcPr>
          <w:p w14:paraId="29CFD321" w14:textId="6764CC63" w:rsidR="00BA4038" w:rsidRPr="001C4B54" w:rsidRDefault="00000000" w:rsidP="005126C1">
            <w:pPr>
              <w:snapToGrid w:val="0"/>
              <w:ind w:left="-374" w:right="-700" w:firstLine="139"/>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Pr="001C4B54">
              <w:rPr>
                <w:sz w:val="24"/>
              </w:rPr>
              <w:t>3</w:t>
            </w:r>
            <w:r w:rsidRPr="001C4B54">
              <w:rPr>
                <w:sz w:val="24"/>
              </w:rPr>
              <w:t>日</w:t>
            </w:r>
            <w:r w:rsidRPr="001C4B54">
              <w:rPr>
                <w:sz w:val="24"/>
              </w:rPr>
              <w:t>–1</w:t>
            </w:r>
            <w:r w:rsidRPr="001C4B54">
              <w:rPr>
                <w:sz w:val="24"/>
              </w:rPr>
              <w:t>月</w:t>
            </w:r>
            <w:r w:rsidR="00AB260B" w:rsidRPr="001C4B54">
              <w:rPr>
                <w:sz w:val="24"/>
              </w:rPr>
              <w:t>8</w:t>
            </w:r>
            <w:r w:rsidRPr="001C4B54">
              <w:rPr>
                <w:sz w:val="24"/>
              </w:rPr>
              <w:t>日</w:t>
            </w:r>
          </w:p>
        </w:tc>
        <w:tc>
          <w:tcPr>
            <w:tcW w:w="5529" w:type="dxa"/>
            <w:vAlign w:val="center"/>
          </w:tcPr>
          <w:p w14:paraId="24E353F5" w14:textId="77777777" w:rsidR="00BA4038" w:rsidRPr="001C4B54" w:rsidRDefault="00000000" w:rsidP="005126C1">
            <w:pPr>
              <w:snapToGrid w:val="0"/>
              <w:ind w:left="-374" w:right="-700" w:firstLine="139"/>
              <w:jc w:val="center"/>
              <w:rPr>
                <w:sz w:val="24"/>
              </w:rPr>
            </w:pPr>
            <w:r w:rsidRPr="001C4B54">
              <w:rPr>
                <w:sz w:val="24"/>
              </w:rPr>
              <w:t>编码实现</w:t>
            </w:r>
          </w:p>
        </w:tc>
      </w:tr>
      <w:tr w:rsidR="00BA4038" w:rsidRPr="001C4B54" w14:paraId="3ADDBDC0" w14:textId="77777777" w:rsidTr="001C4B54">
        <w:trPr>
          <w:trHeight w:val="567"/>
        </w:trPr>
        <w:tc>
          <w:tcPr>
            <w:tcW w:w="3969" w:type="dxa"/>
            <w:vAlign w:val="center"/>
          </w:tcPr>
          <w:p w14:paraId="0F09CE61" w14:textId="419CB0E0" w:rsidR="00BA4038" w:rsidRPr="001C4B54" w:rsidRDefault="00000000" w:rsidP="005126C1">
            <w:pPr>
              <w:snapToGrid w:val="0"/>
              <w:ind w:left="-374" w:right="-700" w:firstLine="139"/>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00AB260B" w:rsidRPr="001C4B54">
              <w:rPr>
                <w:sz w:val="24"/>
              </w:rPr>
              <w:t>9</w:t>
            </w:r>
            <w:r w:rsidRPr="001C4B54">
              <w:rPr>
                <w:sz w:val="24"/>
              </w:rPr>
              <w:t>日</w:t>
            </w:r>
          </w:p>
        </w:tc>
        <w:tc>
          <w:tcPr>
            <w:tcW w:w="5529" w:type="dxa"/>
            <w:vAlign w:val="center"/>
          </w:tcPr>
          <w:p w14:paraId="063F0634" w14:textId="77777777" w:rsidR="00BA4038" w:rsidRPr="001C4B54" w:rsidRDefault="00000000" w:rsidP="005126C1">
            <w:pPr>
              <w:snapToGrid w:val="0"/>
              <w:ind w:left="-374" w:right="-700" w:firstLine="139"/>
              <w:jc w:val="center"/>
              <w:rPr>
                <w:sz w:val="24"/>
              </w:rPr>
            </w:pPr>
            <w:r w:rsidRPr="001C4B54">
              <w:rPr>
                <w:sz w:val="24"/>
              </w:rPr>
              <w:t>答辩验收</w:t>
            </w:r>
          </w:p>
        </w:tc>
      </w:tr>
    </w:tbl>
    <w:p w14:paraId="67C545D1" w14:textId="77777777" w:rsidR="00BA4038" w:rsidRPr="001C4B54" w:rsidRDefault="00BA4038" w:rsidP="007B33C4">
      <w:pPr>
        <w:ind w:left="-374" w:right="-700" w:firstLine="140"/>
        <w:rPr>
          <w:b/>
          <w:bCs/>
          <w:sz w:val="24"/>
        </w:rPr>
      </w:pPr>
    </w:p>
    <w:p w14:paraId="21CDB87B" w14:textId="77777777" w:rsidR="00BA4038" w:rsidRPr="001C4B54" w:rsidRDefault="00BA4038" w:rsidP="007B33C4">
      <w:pPr>
        <w:ind w:left="-374" w:right="-700" w:firstLine="139"/>
        <w:rPr>
          <w:sz w:val="24"/>
        </w:rPr>
        <w:sectPr w:rsidR="00BA4038" w:rsidRPr="001C4B54">
          <w:footerReference w:type="even" r:id="rId9"/>
          <w:pgSz w:w="11906" w:h="16838"/>
          <w:pgMar w:top="1440" w:right="1800" w:bottom="1440" w:left="1800" w:header="720" w:footer="720" w:gutter="0"/>
          <w:pgNumType w:start="1"/>
          <w:cols w:space="720"/>
          <w:docGrid w:type="lines" w:linePitch="312"/>
        </w:sectPr>
      </w:pPr>
    </w:p>
    <w:p w14:paraId="6C2B070B" w14:textId="77777777" w:rsidR="00BA4038" w:rsidRPr="001C4B54" w:rsidRDefault="00000000" w:rsidP="005126C1">
      <w:pPr>
        <w:pStyle w:val="af1"/>
        <w:ind w:firstLineChars="700" w:firstLine="2530"/>
      </w:pPr>
      <w:bookmarkStart w:id="11" w:name="_Toc55197967"/>
      <w:r w:rsidRPr="001C4B54">
        <w:lastRenderedPageBreak/>
        <w:t>《数据结构》课程设计报告</w:t>
      </w:r>
    </w:p>
    <w:bookmarkEnd w:id="11"/>
    <w:p w14:paraId="49BA3252" w14:textId="77777777" w:rsidR="00BA4038" w:rsidRPr="001C4B54" w:rsidRDefault="00000000" w:rsidP="007B33C4">
      <w:pPr>
        <w:pStyle w:val="af1"/>
        <w:numPr>
          <w:ilvl w:val="0"/>
          <w:numId w:val="1"/>
        </w:numPr>
        <w:ind w:left="-284" w:firstLine="210"/>
      </w:pPr>
      <w:r w:rsidRPr="001C4B54">
        <w:t>目的</w:t>
      </w:r>
    </w:p>
    <w:p w14:paraId="0729616A"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1</w:t>
      </w:r>
      <w:r w:rsidRPr="001C4B54">
        <w:rPr>
          <w:rFonts w:ascii="Times New Roman" w:hAnsi="Times New Roman" w:cs="Times New Roman"/>
        </w:rPr>
        <w:t>、</w:t>
      </w:r>
      <w:r w:rsidRPr="001C4B54">
        <w:rPr>
          <w:rFonts w:ascii="Times New Roman" w:hAnsi="Times New Roman" w:cs="Times New Roman"/>
          <w:b/>
          <w:bCs/>
        </w:rPr>
        <w:t>选题背景</w:t>
      </w:r>
    </w:p>
    <w:p w14:paraId="598AC904"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中华优秀传统文化是中华文明的智慧结晶和精华所在，习近平总书记高度重视计算机数字技术对于中华优秀文化的传承和创新作用，</w:t>
      </w:r>
      <w:r w:rsidRPr="001C4B54">
        <w:rPr>
          <w:rFonts w:ascii="Times New Roman" w:hAnsi="Times New Roman" w:cs="Times New Roman"/>
        </w:rPr>
        <w:t>“</w:t>
      </w:r>
      <w:r w:rsidRPr="001C4B54">
        <w:rPr>
          <w:rFonts w:ascii="Times New Roman" w:hAnsi="Times New Roman" w:cs="Times New Roman"/>
        </w:rPr>
        <w:t>十四五</w:t>
      </w:r>
      <w:r w:rsidRPr="001C4B54">
        <w:rPr>
          <w:rFonts w:ascii="Times New Roman" w:hAnsi="Times New Roman" w:cs="Times New Roman"/>
        </w:rPr>
        <w:t>”</w:t>
      </w:r>
      <w:r w:rsidRPr="001C4B54">
        <w:rPr>
          <w:rFonts w:ascii="Times New Roman" w:hAnsi="Times New Roman" w:cs="Times New Roman"/>
        </w:rPr>
        <w:t>规划和</w:t>
      </w:r>
      <w:r w:rsidRPr="001C4B54">
        <w:rPr>
          <w:rFonts w:ascii="Times New Roman" w:hAnsi="Times New Roman" w:cs="Times New Roman"/>
        </w:rPr>
        <w:t>2035</w:t>
      </w:r>
      <w:r w:rsidRPr="001C4B54">
        <w:rPr>
          <w:rFonts w:ascii="Times New Roman" w:hAnsi="Times New Roman" w:cs="Times New Roman"/>
        </w:rPr>
        <w:t>远景目标纲要明确指出要用现代科技手段对其进行综合利用，以满足人民日益增长的美好文化需求。</w:t>
      </w:r>
    </w:p>
    <w:p w14:paraId="3C4E906B"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过去一年，以大数据、人工智能为代表的新科技为中华优秀传统文化的传承性和创新性发展加速赋能。本课程设计利用了神经网络</w:t>
      </w:r>
      <w:r w:rsidRPr="001C4B54">
        <w:rPr>
          <w:rFonts w:ascii="Times New Roman" w:hAnsi="Times New Roman" w:cs="Times New Roman"/>
        </w:rPr>
        <w:t>RNN</w:t>
      </w:r>
      <w:r w:rsidRPr="001C4B54">
        <w:rPr>
          <w:rFonts w:ascii="Times New Roman" w:hAnsi="Times New Roman" w:cs="Times New Roman"/>
        </w:rPr>
        <w:t>模型，基于对传统古诗的批量训练，实现了自动生成藏头诗的效果，达到了对中华优秀传统古诗文化创造性转化、创新性发展的目的。</w:t>
      </w:r>
    </w:p>
    <w:p w14:paraId="2D073D47"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编码实现</w:t>
      </w:r>
    </w:p>
    <w:p w14:paraId="09C68F8F"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使用</w:t>
      </w:r>
      <w:r w:rsidRPr="001C4B54">
        <w:rPr>
          <w:rFonts w:ascii="Times New Roman" w:hAnsi="Times New Roman" w:cs="Times New Roman"/>
        </w:rPr>
        <w:t>Python</w:t>
      </w:r>
      <w:r w:rsidRPr="001C4B54">
        <w:rPr>
          <w:rFonts w:ascii="Times New Roman" w:hAnsi="Times New Roman" w:cs="Times New Roman"/>
        </w:rPr>
        <w:t>和神经网络来处理和生成文本，通过分析中国古诗文本来进行学习和生成新的诗句，实现一个简单的递归神经网络（</w:t>
      </w:r>
      <w:r w:rsidRPr="001C4B54">
        <w:rPr>
          <w:rFonts w:ascii="Times New Roman" w:hAnsi="Times New Roman" w:cs="Times New Roman"/>
        </w:rPr>
        <w:t>RNN</w:t>
      </w:r>
      <w:r w:rsidRPr="001C4B54">
        <w:rPr>
          <w:rFonts w:ascii="Times New Roman" w:hAnsi="Times New Roman" w:cs="Times New Roman"/>
        </w:rPr>
        <w:t>）用于处理和生成文本数据。</w:t>
      </w:r>
    </w:p>
    <w:p w14:paraId="217E0E5C" w14:textId="77777777" w:rsidR="00BA4038" w:rsidRPr="001C4B54" w:rsidRDefault="00000000" w:rsidP="007B33C4">
      <w:pPr>
        <w:pStyle w:val="af1"/>
        <w:ind w:firstLine="210"/>
      </w:pPr>
      <w:bookmarkStart w:id="12" w:name="_Toc55197971"/>
      <w:r w:rsidRPr="001C4B54">
        <w:t>二</w:t>
      </w:r>
      <w:bookmarkEnd w:id="12"/>
      <w:r w:rsidRPr="001C4B54">
        <w:t>、需求分析</w:t>
      </w:r>
    </w:p>
    <w:p w14:paraId="7BF995BE" w14:textId="77777777"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1</w:t>
      </w:r>
      <w:r w:rsidRPr="001C4B54">
        <w:rPr>
          <w:rFonts w:ascii="Times New Roman" w:hAnsi="Times New Roman" w:cs="Times New Roman"/>
          <w:b/>
          <w:bCs/>
        </w:rPr>
        <w:t>、</w:t>
      </w:r>
      <w:proofErr w:type="gramStart"/>
      <w:r w:rsidRPr="001C4B54">
        <w:rPr>
          <w:rFonts w:ascii="Times New Roman" w:hAnsi="Times New Roman" w:cs="Times New Roman"/>
          <w:b/>
          <w:bCs/>
        </w:rPr>
        <w:t>课设要求</w:t>
      </w:r>
      <w:proofErr w:type="gramEnd"/>
    </w:p>
    <w:p w14:paraId="30F28E50"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）编写程序以实现一个简单</w:t>
      </w:r>
      <w:r w:rsidRPr="001C4B54">
        <w:rPr>
          <w:rFonts w:ascii="Times New Roman" w:hAnsi="Times New Roman" w:cs="Times New Roman"/>
        </w:rPr>
        <w:t>RNN</w:t>
      </w:r>
      <w:r w:rsidRPr="001C4B54">
        <w:rPr>
          <w:rFonts w:ascii="Times New Roman" w:hAnsi="Times New Roman" w:cs="Times New Roman"/>
        </w:rPr>
        <w:t>神经网络模型。</w:t>
      </w:r>
    </w:p>
    <w:p w14:paraId="644A694E"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）能接受数据输入，计算模型输出。</w:t>
      </w:r>
    </w:p>
    <w:p w14:paraId="15B6B1CD"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）能定制激活函数和权重分布函数。</w:t>
      </w:r>
    </w:p>
    <w:p w14:paraId="1CCFBE7F"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4</w:t>
      </w:r>
      <w:r w:rsidRPr="001C4B54">
        <w:rPr>
          <w:rFonts w:ascii="Times New Roman" w:hAnsi="Times New Roman" w:cs="Times New Roman"/>
        </w:rPr>
        <w:t>）自带反向传播算法实现以具备学习功能。</w:t>
      </w:r>
    </w:p>
    <w:p w14:paraId="68CBCA60"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针对本次课程设计，经过逐一分析要实现的功能点后，本组最终选择了基于纯</w:t>
      </w:r>
      <w:r w:rsidRPr="001C4B54">
        <w:rPr>
          <w:rFonts w:ascii="Times New Roman" w:hAnsi="Times New Roman" w:cs="Times New Roman"/>
        </w:rPr>
        <w:t>python</w:t>
      </w:r>
      <w:r w:rsidRPr="001C4B54">
        <w:rPr>
          <w:rFonts w:ascii="Times New Roman" w:hAnsi="Times New Roman" w:cs="Times New Roman"/>
        </w:rPr>
        <w:t>语言实现神经网络</w:t>
      </w:r>
      <w:r w:rsidRPr="001C4B54">
        <w:rPr>
          <w:rFonts w:ascii="Times New Roman" w:hAnsi="Times New Roman" w:cs="Times New Roman"/>
        </w:rPr>
        <w:t>RNN</w:t>
      </w:r>
      <w:r w:rsidRPr="001C4B54">
        <w:rPr>
          <w:rFonts w:ascii="Times New Roman" w:hAnsi="Times New Roman" w:cs="Times New Roman"/>
        </w:rPr>
        <w:t>和基于</w:t>
      </w:r>
      <w:r w:rsidRPr="001C4B54">
        <w:rPr>
          <w:rFonts w:ascii="Times New Roman" w:hAnsi="Times New Roman" w:cs="Times New Roman"/>
        </w:rPr>
        <w:t>pytorch</w:t>
      </w:r>
      <w:r w:rsidRPr="001C4B54">
        <w:rPr>
          <w:rFonts w:ascii="Times New Roman" w:hAnsi="Times New Roman" w:cs="Times New Roman"/>
        </w:rPr>
        <w:t>的</w:t>
      </w:r>
      <w:r w:rsidRPr="001C4B54">
        <w:rPr>
          <w:rFonts w:ascii="Times New Roman" w:hAnsi="Times New Roman" w:cs="Times New Roman"/>
        </w:rPr>
        <w:t>LSTM</w:t>
      </w:r>
      <w:r w:rsidRPr="001C4B54">
        <w:rPr>
          <w:rFonts w:ascii="Times New Roman" w:hAnsi="Times New Roman" w:cs="Times New Roman"/>
        </w:rPr>
        <w:t>模型，对古诗批量训练以实现自动生成藏头诗的课题。</w:t>
      </w:r>
    </w:p>
    <w:p w14:paraId="3D32D9DC" w14:textId="77777777" w:rsidR="00D10EDE" w:rsidRDefault="00D10EDE" w:rsidP="007B33C4">
      <w:pPr>
        <w:pStyle w:val="ab"/>
        <w:ind w:firstLine="480"/>
        <w:rPr>
          <w:rFonts w:ascii="Times New Roman" w:hAnsi="Times New Roman" w:cs="Times New Roman"/>
        </w:rPr>
      </w:pPr>
    </w:p>
    <w:p w14:paraId="37D5EEF6" w14:textId="77777777" w:rsidR="007B33C4" w:rsidRPr="001C4B54" w:rsidRDefault="007B33C4" w:rsidP="007B33C4">
      <w:pPr>
        <w:pStyle w:val="ab"/>
        <w:ind w:firstLine="480"/>
        <w:rPr>
          <w:rFonts w:ascii="Times New Roman" w:hAnsi="Times New Roman" w:cs="Times New Roman"/>
        </w:rPr>
      </w:pPr>
    </w:p>
    <w:p w14:paraId="6D1FC693"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lastRenderedPageBreak/>
        <w:t>2</w:t>
      </w:r>
      <w:r w:rsidRPr="001C4B54">
        <w:rPr>
          <w:rFonts w:ascii="Times New Roman" w:hAnsi="Times New Roman" w:cs="Times New Roman"/>
        </w:rPr>
        <w:t>、</w:t>
      </w:r>
      <w:r w:rsidRPr="001C4B54">
        <w:rPr>
          <w:rFonts w:ascii="Times New Roman" w:hAnsi="Times New Roman" w:cs="Times New Roman"/>
          <w:b/>
          <w:bCs/>
        </w:rPr>
        <w:t>选题原因</w:t>
      </w:r>
    </w:p>
    <w:p w14:paraId="7711DF59"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）自动生成藏头诗不仅展示人工智能在文学创作领域的应用，也能为创新传统文化提供新的途径，适应了国家文化战略需求。</w:t>
      </w:r>
    </w:p>
    <w:p w14:paraId="03B2538B"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）在藏头诗生成的背景下，实现一个神经网络模型是理解和模拟古诗结构的基础。模型能够学习古诗的语言规律和风格，有利于自动生成具有艺术感和文化价值的藏头诗。</w:t>
      </w:r>
    </w:p>
    <w:p w14:paraId="6B3BB8DC"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）神经网络能够处理大量的古诗文本数据。输入提供了必要的训练材料，输出则可以观察和评估网络是否能够满足输入材料的要求。</w:t>
      </w:r>
    </w:p>
    <w:p w14:paraId="6D2FC70E"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4</w:t>
      </w:r>
      <w:r w:rsidRPr="001C4B54">
        <w:rPr>
          <w:rFonts w:ascii="Times New Roman" w:hAnsi="Times New Roman" w:cs="Times New Roman"/>
        </w:rPr>
        <w:t>）可以通过不同的激活函数和权重初始化方法对模型学习古诗的风格和结构产生显著影响，进而影响生成藏头诗的质量。</w:t>
      </w:r>
    </w:p>
    <w:p w14:paraId="5CF45D18" w14:textId="77777777" w:rsidR="00BA4038"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5</w:t>
      </w:r>
      <w:r w:rsidRPr="001C4B54">
        <w:rPr>
          <w:rFonts w:ascii="Times New Roman" w:hAnsi="Times New Roman" w:cs="Times New Roman"/>
        </w:rPr>
        <w:t>）可以通过反向传播算法，网络根据生成的诗歌与实际古诗之间的差异来不断调整其参数，从而提高藏头诗的生成质量，从而模型不仅能够复制古诗的风格，而且还能够在给定的藏头约束下创造性地组合词汇和意象。</w:t>
      </w:r>
    </w:p>
    <w:p w14:paraId="35FF274F" w14:textId="77777777" w:rsidR="007B33C4" w:rsidRPr="001C4B54" w:rsidRDefault="007B33C4" w:rsidP="007B33C4">
      <w:pPr>
        <w:pStyle w:val="ab"/>
        <w:ind w:firstLine="480"/>
        <w:rPr>
          <w:rFonts w:ascii="Times New Roman" w:hAnsi="Times New Roman" w:cs="Times New Roman"/>
        </w:rPr>
      </w:pPr>
    </w:p>
    <w:p w14:paraId="25A4490C"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3</w:t>
      </w:r>
      <w:r w:rsidRPr="001C4B54">
        <w:rPr>
          <w:rFonts w:ascii="Times New Roman" w:hAnsi="Times New Roman" w:cs="Times New Roman"/>
        </w:rPr>
        <w:t>、</w:t>
      </w:r>
      <w:r w:rsidRPr="001C4B54">
        <w:rPr>
          <w:rFonts w:ascii="Times New Roman" w:hAnsi="Times New Roman" w:cs="Times New Roman"/>
          <w:b/>
          <w:bCs/>
        </w:rPr>
        <w:t>步骤分析</w:t>
      </w:r>
    </w:p>
    <w:p w14:paraId="2A931758"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）收集大量的诗歌样本并且清理诗歌数据，从而进行训练。</w:t>
      </w:r>
    </w:p>
    <w:p w14:paraId="67F35778"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）生成诗歌数据的词汇集，并建立字符到索引的映射关系，同时建立字词到索引的映射关系，与字符映射做比较分析。</w:t>
      </w:r>
    </w:p>
    <w:p w14:paraId="7D6F81E3"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）将诗歌文本转换为神经网络的输入和输出数据。</w:t>
      </w:r>
    </w:p>
    <w:p w14:paraId="39D6E5DD"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4</w:t>
      </w:r>
      <w:r w:rsidRPr="001C4B54">
        <w:rPr>
          <w:rFonts w:ascii="Times New Roman" w:hAnsi="Times New Roman" w:cs="Times New Roman"/>
        </w:rPr>
        <w:t>）通过以上算法步骤设计模型。</w:t>
      </w:r>
    </w:p>
    <w:p w14:paraId="043D27A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5</w:t>
      </w:r>
      <w:r w:rsidRPr="001C4B54">
        <w:rPr>
          <w:rFonts w:ascii="Times New Roman" w:hAnsi="Times New Roman" w:cs="Times New Roman"/>
        </w:rPr>
        <w:t>）通过迭代，在给定训练数据上更新神经网络参数，进而训练神经网络。</w:t>
      </w:r>
    </w:p>
    <w:p w14:paraId="392604E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6</w:t>
      </w:r>
      <w:r w:rsidRPr="001C4B54">
        <w:rPr>
          <w:rFonts w:ascii="Times New Roman" w:hAnsi="Times New Roman" w:cs="Times New Roman"/>
        </w:rPr>
        <w:t>）调整神经网络的超参数，例如学习率、隐藏</w:t>
      </w:r>
      <w:proofErr w:type="gramStart"/>
      <w:r w:rsidRPr="001C4B54">
        <w:rPr>
          <w:rFonts w:ascii="Times New Roman" w:hAnsi="Times New Roman" w:cs="Times New Roman"/>
        </w:rPr>
        <w:t>层大小</w:t>
      </w:r>
      <w:proofErr w:type="gramEnd"/>
      <w:r w:rsidRPr="001C4B54">
        <w:rPr>
          <w:rFonts w:ascii="Times New Roman" w:hAnsi="Times New Roman" w:cs="Times New Roman"/>
        </w:rPr>
        <w:t>等，已达到最好的效果。</w:t>
      </w:r>
    </w:p>
    <w:p w14:paraId="0296313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7</w:t>
      </w:r>
      <w:r w:rsidRPr="001C4B54">
        <w:rPr>
          <w:rFonts w:ascii="Times New Roman" w:hAnsi="Times New Roman" w:cs="Times New Roman"/>
        </w:rPr>
        <w:t>）将模型参数导出为文件，以便后续应用。</w:t>
      </w:r>
    </w:p>
    <w:p w14:paraId="56E9C52B"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8</w:t>
      </w:r>
      <w:r w:rsidRPr="001C4B54">
        <w:rPr>
          <w:rFonts w:ascii="Times New Roman" w:hAnsi="Times New Roman" w:cs="Times New Roman"/>
        </w:rPr>
        <w:t>）调用保存的模型参数进</w:t>
      </w:r>
      <w:proofErr w:type="gramStart"/>
      <w:r w:rsidRPr="001C4B54">
        <w:rPr>
          <w:rFonts w:ascii="Times New Roman" w:hAnsi="Times New Roman" w:cs="Times New Roman"/>
        </w:rPr>
        <w:t>行藏头</w:t>
      </w:r>
      <w:proofErr w:type="gramEnd"/>
      <w:r w:rsidRPr="001C4B54">
        <w:rPr>
          <w:rFonts w:ascii="Times New Roman" w:hAnsi="Times New Roman" w:cs="Times New Roman"/>
        </w:rPr>
        <w:t>诗生成。</w:t>
      </w:r>
    </w:p>
    <w:p w14:paraId="613DEE7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9</w:t>
      </w:r>
      <w:r w:rsidRPr="001C4B54">
        <w:rPr>
          <w:rFonts w:ascii="Times New Roman" w:hAnsi="Times New Roman" w:cs="Times New Roman"/>
        </w:rPr>
        <w:t>）设计简单的前端界面，生成可交互性的交互平台。</w:t>
      </w:r>
    </w:p>
    <w:p w14:paraId="37D4A7A9" w14:textId="77777777" w:rsidR="00D10EDE" w:rsidRPr="001C4B54" w:rsidRDefault="00D10EDE" w:rsidP="007B33C4">
      <w:pPr>
        <w:pStyle w:val="ab"/>
        <w:ind w:firstLine="480"/>
        <w:rPr>
          <w:rFonts w:ascii="Times New Roman" w:hAnsi="Times New Roman" w:cs="Times New Roman"/>
        </w:rPr>
      </w:pPr>
    </w:p>
    <w:p w14:paraId="0E1E476A" w14:textId="77777777" w:rsidR="00D10EDE" w:rsidRPr="001C4B54" w:rsidRDefault="00D10EDE" w:rsidP="007B33C4">
      <w:pPr>
        <w:pStyle w:val="ab"/>
        <w:ind w:firstLine="480"/>
        <w:rPr>
          <w:rFonts w:ascii="Times New Roman" w:hAnsi="Times New Roman" w:cs="Times New Roman"/>
        </w:rPr>
      </w:pPr>
    </w:p>
    <w:p w14:paraId="10E9C0DB" w14:textId="77777777" w:rsidR="00D10EDE" w:rsidRDefault="00D10EDE" w:rsidP="007B33C4">
      <w:pPr>
        <w:pStyle w:val="ab"/>
        <w:ind w:firstLine="480"/>
        <w:rPr>
          <w:rFonts w:ascii="Times New Roman" w:hAnsi="Times New Roman" w:cs="Times New Roman"/>
        </w:rPr>
      </w:pPr>
    </w:p>
    <w:p w14:paraId="4FADD394" w14:textId="77777777" w:rsidR="001C4B54" w:rsidRPr="001C4B54" w:rsidRDefault="001C4B54" w:rsidP="007B33C4">
      <w:pPr>
        <w:pStyle w:val="ab"/>
        <w:ind w:firstLine="480"/>
        <w:rPr>
          <w:rFonts w:ascii="Times New Roman" w:hAnsi="Times New Roman" w:cs="Times New Roman"/>
        </w:rPr>
      </w:pPr>
    </w:p>
    <w:p w14:paraId="1FF16482" w14:textId="77777777" w:rsidR="00BA4038" w:rsidRPr="001C4B54" w:rsidRDefault="00000000" w:rsidP="007B33C4">
      <w:pPr>
        <w:pStyle w:val="af1"/>
        <w:ind w:firstLine="210"/>
      </w:pPr>
      <w:r w:rsidRPr="001C4B54">
        <w:lastRenderedPageBreak/>
        <w:t>三、概要设计</w:t>
      </w:r>
    </w:p>
    <w:p w14:paraId="0AA98195" w14:textId="77777777" w:rsidR="00BA4038" w:rsidRPr="001C4B54" w:rsidRDefault="00000000" w:rsidP="007B33C4">
      <w:pPr>
        <w:pStyle w:val="ab"/>
        <w:ind w:firstLine="480"/>
        <w:rPr>
          <w:rFonts w:ascii="Times New Roman" w:hAnsi="Times New Roman" w:cs="Times New Roman"/>
        </w:rPr>
      </w:pPr>
      <w:bookmarkStart w:id="13" w:name="OLE_LINK14"/>
      <w:r w:rsidRPr="001C4B54">
        <w:rPr>
          <w:rFonts w:ascii="Times New Roman" w:hAnsi="Times New Roman" w:cs="Times New Roman"/>
        </w:rPr>
        <w:t>1</w:t>
      </w:r>
      <w:r w:rsidRPr="001C4B54">
        <w:rPr>
          <w:rFonts w:ascii="Times New Roman" w:hAnsi="Times New Roman" w:cs="Times New Roman"/>
        </w:rPr>
        <w:t>、</w:t>
      </w:r>
      <w:r w:rsidRPr="001C4B54">
        <w:rPr>
          <w:rFonts w:ascii="Times New Roman" w:hAnsi="Times New Roman" w:cs="Times New Roman"/>
          <w:b/>
          <w:bCs/>
        </w:rPr>
        <w:t>流程简介</w:t>
      </w:r>
    </w:p>
    <w:p w14:paraId="23DCE70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该课程设计展示了从搭建基本的</w:t>
      </w:r>
      <w:r w:rsidRPr="001C4B54">
        <w:rPr>
          <w:rFonts w:ascii="Times New Roman" w:hAnsi="Times New Roman" w:cs="Times New Roman"/>
        </w:rPr>
        <w:t>RNN</w:t>
      </w:r>
      <w:r w:rsidRPr="001C4B54">
        <w:rPr>
          <w:rFonts w:ascii="Times New Roman" w:hAnsi="Times New Roman" w:cs="Times New Roman"/>
        </w:rPr>
        <w:t>框架开始，到实现</w:t>
      </w:r>
      <w:r w:rsidRPr="001C4B54">
        <w:rPr>
          <w:rFonts w:ascii="Times New Roman" w:hAnsi="Times New Roman" w:cs="Times New Roman"/>
        </w:rPr>
        <w:t>LSTM</w:t>
      </w:r>
      <w:r w:rsidRPr="001C4B54">
        <w:rPr>
          <w:rFonts w:ascii="Times New Roman" w:hAnsi="Times New Roman" w:cs="Times New Roman"/>
        </w:rPr>
        <w:t>模型，再到环境测试、持续集成和模型迭代，最后部署到</w:t>
      </w:r>
      <w:r w:rsidRPr="001C4B54">
        <w:rPr>
          <w:rFonts w:ascii="Times New Roman" w:hAnsi="Times New Roman" w:cs="Times New Roman"/>
        </w:rPr>
        <w:t>Flask</w:t>
      </w:r>
      <w:r w:rsidRPr="001C4B54">
        <w:rPr>
          <w:rFonts w:ascii="Times New Roman" w:hAnsi="Times New Roman" w:cs="Times New Roman"/>
        </w:rPr>
        <w:t>接口的完整机器学习项目开发流程。涉及到了模型开发、测试、集成和部署等关键步骤，体现了机器学习项目的典型开发周期。</w:t>
      </w:r>
    </w:p>
    <w:p w14:paraId="6C96DBD7" w14:textId="015B10FE" w:rsidR="00BA4038" w:rsidRPr="001C4B54" w:rsidRDefault="003E7F0A" w:rsidP="007B33C4">
      <w:pPr>
        <w:pStyle w:val="ab"/>
        <w:ind w:firstLine="480"/>
        <w:rPr>
          <w:rFonts w:ascii="Times New Roman" w:hAnsi="Times New Roman" w:cs="Times New Roman"/>
        </w:rPr>
      </w:pPr>
      <w:r w:rsidRPr="001C4B54">
        <w:rPr>
          <w:rFonts w:ascii="Times New Roman" w:hAnsi="Times New Roman" w:cs="Times New Roman"/>
          <w:noProof/>
        </w:rPr>
        <w:drawing>
          <wp:inline distT="0" distB="0" distL="0" distR="0" wp14:anchorId="1DA794CD" wp14:editId="1D5E8559">
            <wp:extent cx="5274310" cy="2546985"/>
            <wp:effectExtent l="0" t="0" r="2540" b="5715"/>
            <wp:docPr id="556490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0455" name=""/>
                    <pic:cNvPicPr/>
                  </pic:nvPicPr>
                  <pic:blipFill>
                    <a:blip r:embed="rId10"/>
                    <a:stretch>
                      <a:fillRect/>
                    </a:stretch>
                  </pic:blipFill>
                  <pic:spPr>
                    <a:xfrm>
                      <a:off x="0" y="0"/>
                      <a:ext cx="5274310" cy="2546985"/>
                    </a:xfrm>
                    <a:prstGeom prst="rect">
                      <a:avLst/>
                    </a:prstGeom>
                  </pic:spPr>
                </pic:pic>
              </a:graphicData>
            </a:graphic>
          </wp:inline>
        </w:drawing>
      </w:r>
    </w:p>
    <w:bookmarkEnd w:id="13"/>
    <w:p w14:paraId="727CB61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模块简介</w:t>
      </w:r>
    </w:p>
    <w:p w14:paraId="3561D131" w14:textId="6A1F368F"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1</w:t>
      </w:r>
      <w:r w:rsidRPr="001C4B54">
        <w:rPr>
          <w:rFonts w:ascii="Times New Roman" w:hAnsi="Times New Roman" w:cs="Times New Roman"/>
          <w:b/>
          <w:bCs/>
        </w:rPr>
        <w:t>）手</w:t>
      </w:r>
      <w:r w:rsidR="00D10EDE" w:rsidRPr="001C4B54">
        <w:rPr>
          <w:rFonts w:ascii="Times New Roman" w:hAnsi="Times New Roman" w:cs="Times New Roman"/>
          <w:b/>
          <w:bCs/>
        </w:rPr>
        <w:t>敲</w:t>
      </w:r>
      <w:r w:rsidRPr="001C4B54">
        <w:rPr>
          <w:rFonts w:ascii="Times New Roman" w:hAnsi="Times New Roman" w:cs="Times New Roman"/>
          <w:b/>
          <w:bCs/>
        </w:rPr>
        <w:t>RNN</w:t>
      </w:r>
      <w:r w:rsidRPr="001C4B54">
        <w:rPr>
          <w:rFonts w:ascii="Times New Roman" w:hAnsi="Times New Roman" w:cs="Times New Roman"/>
          <w:b/>
          <w:bCs/>
        </w:rPr>
        <w:t>框架（正向、反向传播）：</w:t>
      </w:r>
      <w:r w:rsidRPr="001C4B54">
        <w:rPr>
          <w:rFonts w:ascii="Times New Roman" w:hAnsi="Times New Roman" w:cs="Times New Roman"/>
        </w:rPr>
        <w:t>流程图的起始点，表示创建一个循环神经网络模型的基础。从零开始编写代码，实现</w:t>
      </w:r>
      <w:r w:rsidRPr="001C4B54">
        <w:rPr>
          <w:rFonts w:ascii="Times New Roman" w:hAnsi="Times New Roman" w:cs="Times New Roman"/>
        </w:rPr>
        <w:t>RNN</w:t>
      </w:r>
      <w:r w:rsidRPr="001C4B54">
        <w:rPr>
          <w:rFonts w:ascii="Times New Roman" w:hAnsi="Times New Roman" w:cs="Times New Roman"/>
        </w:rPr>
        <w:t>的正向传播算法（用于计算输出和损失）和反向传播算法（用于计算梯度并更新模型权重）。</w:t>
      </w:r>
    </w:p>
    <w:p w14:paraId="04A31A00"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2</w:t>
      </w:r>
      <w:r w:rsidRPr="001C4B54">
        <w:rPr>
          <w:rFonts w:ascii="Times New Roman" w:hAnsi="Times New Roman" w:cs="Times New Roman"/>
          <w:b/>
          <w:bCs/>
        </w:rPr>
        <w:t>）基于</w:t>
      </w:r>
      <w:r w:rsidRPr="001C4B54">
        <w:rPr>
          <w:rFonts w:ascii="Times New Roman" w:hAnsi="Times New Roman" w:cs="Times New Roman"/>
          <w:b/>
          <w:bCs/>
        </w:rPr>
        <w:t>Pytorch</w:t>
      </w:r>
      <w:r w:rsidRPr="001C4B54">
        <w:rPr>
          <w:rFonts w:ascii="Times New Roman" w:hAnsi="Times New Roman" w:cs="Times New Roman"/>
          <w:b/>
          <w:bCs/>
        </w:rPr>
        <w:t>的</w:t>
      </w:r>
      <w:r w:rsidRPr="001C4B54">
        <w:rPr>
          <w:rFonts w:ascii="Times New Roman" w:hAnsi="Times New Roman" w:cs="Times New Roman"/>
          <w:b/>
          <w:bCs/>
        </w:rPr>
        <w:t>LSTM</w:t>
      </w:r>
      <w:r w:rsidRPr="001C4B54">
        <w:rPr>
          <w:rFonts w:ascii="Times New Roman" w:hAnsi="Times New Roman" w:cs="Times New Roman"/>
          <w:b/>
          <w:bCs/>
        </w:rPr>
        <w:t>框架：</w:t>
      </w:r>
      <w:r w:rsidRPr="001C4B54">
        <w:rPr>
          <w:rFonts w:ascii="Times New Roman" w:hAnsi="Times New Roman" w:cs="Times New Roman"/>
        </w:rPr>
        <w:t>从手写的</w:t>
      </w:r>
      <w:r w:rsidRPr="001C4B54">
        <w:rPr>
          <w:rFonts w:ascii="Times New Roman" w:hAnsi="Times New Roman" w:cs="Times New Roman"/>
        </w:rPr>
        <w:t>RNN</w:t>
      </w:r>
      <w:r w:rsidRPr="001C4B54">
        <w:rPr>
          <w:rFonts w:ascii="Times New Roman" w:hAnsi="Times New Roman" w:cs="Times New Roman"/>
        </w:rPr>
        <w:t>框架转向使用</w:t>
      </w:r>
      <w:r w:rsidRPr="001C4B54">
        <w:rPr>
          <w:rFonts w:ascii="Times New Roman" w:hAnsi="Times New Roman" w:cs="Times New Roman"/>
        </w:rPr>
        <w:t>Pytorch</w:t>
      </w:r>
      <w:r w:rsidRPr="001C4B54">
        <w:rPr>
          <w:rFonts w:ascii="Times New Roman" w:hAnsi="Times New Roman" w:cs="Times New Roman"/>
        </w:rPr>
        <w:t>高级框架来实现</w:t>
      </w:r>
      <w:r w:rsidRPr="001C4B54">
        <w:rPr>
          <w:rFonts w:ascii="Times New Roman" w:hAnsi="Times New Roman" w:cs="Times New Roman"/>
        </w:rPr>
        <w:t>LSTM</w:t>
      </w:r>
      <w:r w:rsidRPr="001C4B54">
        <w:rPr>
          <w:rFonts w:ascii="Times New Roman" w:hAnsi="Times New Roman" w:cs="Times New Roman"/>
        </w:rPr>
        <w:t>模型。</w:t>
      </w:r>
      <w:r w:rsidRPr="001C4B54">
        <w:rPr>
          <w:rFonts w:ascii="Times New Roman" w:hAnsi="Times New Roman" w:cs="Times New Roman"/>
        </w:rPr>
        <w:t>LSTM</w:t>
      </w:r>
      <w:r w:rsidRPr="001C4B54">
        <w:rPr>
          <w:rFonts w:ascii="Times New Roman" w:hAnsi="Times New Roman" w:cs="Times New Roman"/>
        </w:rPr>
        <w:t>是一种特殊的</w:t>
      </w:r>
      <w:r w:rsidRPr="001C4B54">
        <w:rPr>
          <w:rFonts w:ascii="Times New Roman" w:hAnsi="Times New Roman" w:cs="Times New Roman"/>
        </w:rPr>
        <w:t>RNN</w:t>
      </w:r>
      <w:r w:rsidRPr="001C4B54">
        <w:rPr>
          <w:rFonts w:ascii="Times New Roman" w:hAnsi="Times New Roman" w:cs="Times New Roman"/>
        </w:rPr>
        <w:t>，用于解决</w:t>
      </w:r>
      <w:r w:rsidRPr="001C4B54">
        <w:rPr>
          <w:rFonts w:ascii="Times New Roman" w:hAnsi="Times New Roman" w:cs="Times New Roman"/>
        </w:rPr>
        <w:t>RNN</w:t>
      </w:r>
      <w:r w:rsidRPr="001C4B54">
        <w:rPr>
          <w:rFonts w:ascii="Times New Roman" w:hAnsi="Times New Roman" w:cs="Times New Roman"/>
        </w:rPr>
        <w:t>在处理长序列时的梯度消失问题。</w:t>
      </w:r>
      <w:r w:rsidRPr="001C4B54">
        <w:rPr>
          <w:rFonts w:ascii="Times New Roman" w:hAnsi="Times New Roman" w:cs="Times New Roman"/>
        </w:rPr>
        <w:t>Pytorch</w:t>
      </w:r>
      <w:r w:rsidRPr="001C4B54">
        <w:rPr>
          <w:rFonts w:ascii="Times New Roman" w:hAnsi="Times New Roman" w:cs="Times New Roman"/>
        </w:rPr>
        <w:t>则提供了有效的模块，使实现</w:t>
      </w:r>
      <w:r w:rsidRPr="001C4B54">
        <w:rPr>
          <w:rFonts w:ascii="Times New Roman" w:hAnsi="Times New Roman" w:cs="Times New Roman"/>
        </w:rPr>
        <w:t>LSTM</w:t>
      </w:r>
      <w:r w:rsidRPr="001C4B54">
        <w:rPr>
          <w:rFonts w:ascii="Times New Roman" w:hAnsi="Times New Roman" w:cs="Times New Roman"/>
        </w:rPr>
        <w:t>变得更容易和高效。</w:t>
      </w:r>
    </w:p>
    <w:p w14:paraId="00291346"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3</w:t>
      </w:r>
      <w:r w:rsidRPr="001C4B54">
        <w:rPr>
          <w:rFonts w:ascii="Times New Roman" w:hAnsi="Times New Roman" w:cs="Times New Roman"/>
          <w:b/>
          <w:bCs/>
        </w:rPr>
        <w:t>）测试环境：</w:t>
      </w:r>
      <w:r w:rsidRPr="001C4B54">
        <w:rPr>
          <w:rFonts w:ascii="Times New Roman" w:hAnsi="Times New Roman" w:cs="Times New Roman"/>
        </w:rPr>
        <w:t>通过损失函数计算每次迭代的损失度，以评估模型的可行性。模型训练过程中，利用多次迭代逐渐调整其参数以最小化损失函数，直到达到某个终止条件的目的。</w:t>
      </w:r>
    </w:p>
    <w:p w14:paraId="42D50A6B" w14:textId="3C3B1A86"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4</w:t>
      </w:r>
      <w:r w:rsidRPr="001C4B54">
        <w:rPr>
          <w:rFonts w:ascii="Times New Roman" w:hAnsi="Times New Roman" w:cs="Times New Roman"/>
          <w:b/>
          <w:bCs/>
        </w:rPr>
        <w:t>）</w:t>
      </w:r>
      <w:r w:rsidRPr="001C4B54">
        <w:rPr>
          <w:rFonts w:ascii="Times New Roman" w:hAnsi="Times New Roman" w:cs="Times New Roman"/>
          <w:b/>
          <w:bCs/>
        </w:rPr>
        <w:t>flask</w:t>
      </w:r>
      <w:r w:rsidRPr="001C4B54">
        <w:rPr>
          <w:rFonts w:ascii="Times New Roman" w:hAnsi="Times New Roman" w:cs="Times New Roman"/>
          <w:b/>
          <w:bCs/>
        </w:rPr>
        <w:t>接口：</w:t>
      </w:r>
      <w:r w:rsidRPr="001C4B54">
        <w:rPr>
          <w:rFonts w:ascii="Times New Roman" w:hAnsi="Times New Roman" w:cs="Times New Roman"/>
        </w:rPr>
        <w:t>使用一个轻量级的</w:t>
      </w:r>
      <w:r w:rsidRPr="001C4B54">
        <w:rPr>
          <w:rFonts w:ascii="Times New Roman" w:hAnsi="Times New Roman" w:cs="Times New Roman"/>
        </w:rPr>
        <w:t>Web</w:t>
      </w:r>
      <w:r w:rsidRPr="001C4B54">
        <w:rPr>
          <w:rFonts w:ascii="Times New Roman" w:hAnsi="Times New Roman" w:cs="Times New Roman"/>
        </w:rPr>
        <w:t>应用框架将训练好的模型通过</w:t>
      </w:r>
      <w:r w:rsidRPr="001C4B54">
        <w:rPr>
          <w:rFonts w:ascii="Times New Roman" w:hAnsi="Times New Roman" w:cs="Times New Roman"/>
        </w:rPr>
        <w:t>Flask</w:t>
      </w:r>
      <w:r w:rsidRPr="001C4B54">
        <w:rPr>
          <w:rFonts w:ascii="Times New Roman" w:hAnsi="Times New Roman" w:cs="Times New Roman"/>
        </w:rPr>
        <w:t>框架封装成</w:t>
      </w:r>
      <w:r w:rsidRPr="001C4B54">
        <w:rPr>
          <w:rFonts w:ascii="Times New Roman" w:hAnsi="Times New Roman" w:cs="Times New Roman"/>
        </w:rPr>
        <w:t>API</w:t>
      </w:r>
      <w:r w:rsidRPr="001C4B54">
        <w:rPr>
          <w:rFonts w:ascii="Times New Roman" w:hAnsi="Times New Roman" w:cs="Times New Roman"/>
        </w:rPr>
        <w:t>接口，使得模型可以通过网络被访问和使用。</w:t>
      </w:r>
    </w:p>
    <w:p w14:paraId="01FD883D"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5</w:t>
      </w:r>
      <w:r w:rsidRPr="001C4B54">
        <w:rPr>
          <w:rFonts w:ascii="Times New Roman" w:hAnsi="Times New Roman" w:cs="Times New Roman"/>
          <w:b/>
          <w:bCs/>
        </w:rPr>
        <w:t>）前端界面：</w:t>
      </w:r>
      <w:r w:rsidRPr="001C4B54">
        <w:rPr>
          <w:rFonts w:ascii="Times New Roman" w:hAnsi="Times New Roman" w:cs="Times New Roman"/>
        </w:rPr>
        <w:t>通过</w:t>
      </w:r>
      <w:r w:rsidRPr="001C4B54">
        <w:rPr>
          <w:rFonts w:ascii="Times New Roman" w:hAnsi="Times New Roman" w:cs="Times New Roman"/>
        </w:rPr>
        <w:t>flask</w:t>
      </w:r>
      <w:r w:rsidRPr="001C4B54">
        <w:rPr>
          <w:rFonts w:ascii="Times New Roman" w:hAnsi="Times New Roman" w:cs="Times New Roman"/>
        </w:rPr>
        <w:t>封装的接口搭建前端界面，进行用户输入、输出可视化。</w:t>
      </w:r>
    </w:p>
    <w:p w14:paraId="76603418" w14:textId="77777777" w:rsidR="00BA4038" w:rsidRPr="001C4B54" w:rsidRDefault="00000000" w:rsidP="007B33C4">
      <w:pPr>
        <w:pStyle w:val="af1"/>
        <w:ind w:firstLine="210"/>
      </w:pPr>
      <w:r w:rsidRPr="001C4B54">
        <w:lastRenderedPageBreak/>
        <w:t>四、详细设计</w:t>
      </w:r>
    </w:p>
    <w:p w14:paraId="4EC71F68" w14:textId="77777777" w:rsidR="00D10EDE" w:rsidRPr="001C4B54" w:rsidRDefault="00000000" w:rsidP="007B33C4">
      <w:pPr>
        <w:spacing w:line="360" w:lineRule="auto"/>
        <w:ind w:left="-374" w:right="-700" w:firstLineChars="200" w:firstLine="562"/>
        <w:rPr>
          <w:rFonts w:eastAsia="黑体"/>
          <w:b/>
          <w:bCs/>
          <w:sz w:val="28"/>
          <w:szCs w:val="28"/>
        </w:rPr>
      </w:pPr>
      <w:bookmarkStart w:id="14" w:name="OLE_LINK22"/>
      <w:bookmarkStart w:id="15" w:name="OLE_LINK15"/>
      <w:r w:rsidRPr="001C4B54">
        <w:rPr>
          <w:rFonts w:eastAsia="黑体"/>
          <w:b/>
          <w:bCs/>
          <w:sz w:val="28"/>
          <w:szCs w:val="28"/>
        </w:rPr>
        <w:t>1</w:t>
      </w:r>
      <w:r w:rsidRPr="001C4B54">
        <w:rPr>
          <w:rFonts w:eastAsia="黑体"/>
          <w:b/>
          <w:bCs/>
          <w:sz w:val="28"/>
          <w:szCs w:val="28"/>
        </w:rPr>
        <w:t>、数据结构与算法设计</w:t>
      </w:r>
      <w:bookmarkEnd w:id="14"/>
      <w:bookmarkEnd w:id="15"/>
    </w:p>
    <w:p w14:paraId="29A33EC6" w14:textId="3736DCF3" w:rsidR="00BA4038" w:rsidRPr="001C4B54" w:rsidRDefault="00000000" w:rsidP="007B33C4">
      <w:pPr>
        <w:pStyle w:val="ab"/>
        <w:ind w:left="0" w:firstLineChars="0" w:firstLine="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w:t>
      </w:r>
      <w:r w:rsidRPr="001C4B54">
        <w:rPr>
          <w:rFonts w:ascii="Times New Roman" w:hAnsi="Times New Roman" w:cs="Times New Roman"/>
          <w:b/>
          <w:bCs/>
        </w:rPr>
        <w:t>手</w:t>
      </w:r>
      <w:r w:rsidR="00D10EDE" w:rsidRPr="001C4B54">
        <w:rPr>
          <w:rFonts w:ascii="Times New Roman" w:hAnsi="Times New Roman" w:cs="Times New Roman"/>
          <w:b/>
          <w:bCs/>
        </w:rPr>
        <w:t>敲</w:t>
      </w:r>
      <w:r w:rsidRPr="001C4B54">
        <w:rPr>
          <w:rFonts w:ascii="Times New Roman" w:hAnsi="Times New Roman" w:cs="Times New Roman"/>
          <w:b/>
          <w:bCs/>
        </w:rPr>
        <w:t>RNN</w:t>
      </w:r>
      <w:r w:rsidRPr="001C4B54">
        <w:rPr>
          <w:rFonts w:ascii="Times New Roman" w:hAnsi="Times New Roman" w:cs="Times New Roman"/>
          <w:b/>
          <w:bCs/>
        </w:rPr>
        <w:t>模型</w:t>
      </w:r>
    </w:p>
    <w:p w14:paraId="76ABEAB9" w14:textId="77777777" w:rsidR="00BA4038" w:rsidRPr="001C4B54" w:rsidRDefault="00000000" w:rsidP="007B33C4">
      <w:pPr>
        <w:pStyle w:val="ab"/>
        <w:ind w:left="0" w:firstLineChars="45" w:firstLine="108"/>
        <w:rPr>
          <w:rFonts w:ascii="Times New Roman" w:hAnsi="Times New Roman" w:cs="Times New Roman"/>
        </w:rPr>
      </w:pPr>
      <w:bookmarkStart w:id="16" w:name="_Hlk155728040"/>
      <w:r w:rsidRPr="001C4B54">
        <w:rPr>
          <w:rFonts w:hint="eastAsia"/>
        </w:rPr>
        <w:t>①</w:t>
      </w:r>
      <w:bookmarkEnd w:id="16"/>
      <w:r w:rsidRPr="001C4B54">
        <w:rPr>
          <w:rFonts w:ascii="Times New Roman" w:hAnsi="Times New Roman" w:cs="Times New Roman"/>
        </w:rPr>
        <w:t xml:space="preserve"> </w:t>
      </w:r>
      <w:r w:rsidRPr="001C4B54">
        <w:rPr>
          <w:rFonts w:ascii="Times New Roman" w:hAnsi="Times New Roman" w:cs="Times New Roman"/>
          <w:b/>
          <w:bCs/>
        </w:rPr>
        <w:t>外部模型</w:t>
      </w:r>
    </w:p>
    <w:p w14:paraId="3C58AF46" w14:textId="3369AED1" w:rsidR="00BA4038" w:rsidRPr="001C4B54" w:rsidRDefault="00000000" w:rsidP="007B33C4">
      <w:pPr>
        <w:pStyle w:val="ab"/>
        <w:ind w:left="0" w:firstLineChars="45" w:firstLine="108"/>
        <w:rPr>
          <w:rFonts w:ascii="Times New Roman" w:hAnsi="Times New Roman" w:cs="Times New Roman"/>
        </w:rPr>
      </w:pPr>
      <w:r w:rsidRPr="001C4B54">
        <w:rPr>
          <w:rFonts w:ascii="Times New Roman" w:hAnsi="Times New Roman" w:cs="Times New Roman"/>
        </w:rPr>
        <w:t>RNN</w:t>
      </w:r>
      <w:r w:rsidRPr="001C4B54">
        <w:rPr>
          <w:rFonts w:ascii="Times New Roman" w:hAnsi="Times New Roman" w:cs="Times New Roman"/>
        </w:rPr>
        <w:t>模型的数据结构设计图如下，展示了一个循环神经网络（</w:t>
      </w:r>
      <w:r w:rsidRPr="001C4B54">
        <w:rPr>
          <w:rFonts w:ascii="Times New Roman" w:hAnsi="Times New Roman" w:cs="Times New Roman"/>
        </w:rPr>
        <w:t>RNN</w:t>
      </w:r>
      <w:r w:rsidRPr="001C4B54">
        <w:rPr>
          <w:rFonts w:ascii="Times New Roman" w:hAnsi="Times New Roman" w:cs="Times New Roman"/>
        </w:rPr>
        <w:t>）模型的结构。</w:t>
      </w:r>
    </w:p>
    <w:p w14:paraId="3148D1D8" w14:textId="13996BD4" w:rsidR="00BA4038" w:rsidRPr="001C4B54" w:rsidRDefault="00D10EDE" w:rsidP="007B33C4">
      <w:pPr>
        <w:pStyle w:val="ab"/>
        <w:ind w:firstLineChars="300" w:firstLine="720"/>
        <w:rPr>
          <w:rFonts w:ascii="Times New Roman" w:hAnsi="Times New Roman" w:cs="Times New Roman"/>
        </w:rPr>
      </w:pPr>
      <w:r w:rsidRPr="001C4B54">
        <w:rPr>
          <w:rFonts w:ascii="Times New Roman" w:hAnsi="Times New Roman" w:cs="Times New Roman"/>
          <w:noProof/>
        </w:rPr>
        <w:drawing>
          <wp:inline distT="0" distB="0" distL="0" distR="0" wp14:anchorId="7FCA5251" wp14:editId="21B44875">
            <wp:extent cx="4768850" cy="3290426"/>
            <wp:effectExtent l="0" t="0" r="0" b="5715"/>
            <wp:docPr id="1593519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1954" name="图片 1" descr="图示&#10;&#10;描述已自动生成"/>
                    <pic:cNvPicPr/>
                  </pic:nvPicPr>
                  <pic:blipFill>
                    <a:blip r:embed="rId11"/>
                    <a:stretch>
                      <a:fillRect/>
                    </a:stretch>
                  </pic:blipFill>
                  <pic:spPr>
                    <a:xfrm>
                      <a:off x="0" y="0"/>
                      <a:ext cx="4783389" cy="3300457"/>
                    </a:xfrm>
                    <a:prstGeom prst="rect">
                      <a:avLst/>
                    </a:prstGeom>
                  </pic:spPr>
                </pic:pic>
              </a:graphicData>
            </a:graphic>
          </wp:inline>
        </w:drawing>
      </w:r>
    </w:p>
    <w:p w14:paraId="51A714E6"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这张</w:t>
      </w:r>
      <w:proofErr w:type="gramStart"/>
      <w:r w:rsidRPr="001C4B54">
        <w:rPr>
          <w:rFonts w:ascii="Times New Roman" w:hAnsi="Times New Roman" w:cs="Times New Roman"/>
        </w:rPr>
        <w:t>图以下</w:t>
      </w:r>
      <w:proofErr w:type="gramEnd"/>
      <w:r w:rsidRPr="001C4B54">
        <w:rPr>
          <w:rFonts w:ascii="Times New Roman" w:hAnsi="Times New Roman" w:cs="Times New Roman"/>
        </w:rPr>
        <w:t>是它的主要组成部分：</w:t>
      </w:r>
    </w:p>
    <w:p w14:paraId="11D995B2"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Ⅰ.</w:t>
      </w:r>
      <w:r w:rsidRPr="001C4B54">
        <w:rPr>
          <w:rFonts w:ascii="Times New Roman" w:hAnsi="Times New Roman" w:cs="Times New Roman"/>
          <w:b/>
          <w:bCs/>
        </w:rPr>
        <w:t>输入层（</w:t>
      </w:r>
      <w:r w:rsidRPr="001C4B54">
        <w:rPr>
          <w:rFonts w:ascii="Times New Roman" w:hAnsi="Times New Roman" w:cs="Times New Roman"/>
          <w:b/>
          <w:bCs/>
        </w:rPr>
        <w:t>x</w:t>
      </w:r>
      <w:r w:rsidRPr="001C4B54">
        <w:rPr>
          <w:rFonts w:ascii="Times New Roman" w:hAnsi="Times New Roman" w:cs="Times New Roman"/>
          <w:b/>
          <w:bCs/>
        </w:rPr>
        <w:t>）：</w:t>
      </w:r>
      <w:r w:rsidRPr="001C4B54">
        <w:rPr>
          <w:rFonts w:ascii="Times New Roman" w:hAnsi="Times New Roman" w:cs="Times New Roman"/>
        </w:rPr>
        <w:t>该层接收序列中的第一个输入。</w:t>
      </w:r>
    </w:p>
    <w:p w14:paraId="635094D8"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Ⅱ.</w:t>
      </w:r>
      <w:r w:rsidRPr="001C4B54">
        <w:rPr>
          <w:rFonts w:ascii="Times New Roman" w:hAnsi="Times New Roman" w:cs="Times New Roman"/>
          <w:b/>
          <w:bCs/>
        </w:rPr>
        <w:t>隐藏层（</w:t>
      </w:r>
      <w:r w:rsidRPr="001C4B54">
        <w:rPr>
          <w:rFonts w:ascii="Times New Roman" w:hAnsi="Times New Roman" w:cs="Times New Roman"/>
          <w:b/>
          <w:bCs/>
        </w:rPr>
        <w:t>h0, h1, ..., hn-1</w:t>
      </w:r>
      <w:r w:rsidRPr="001C4B54">
        <w:rPr>
          <w:rFonts w:ascii="Times New Roman" w:hAnsi="Times New Roman" w:cs="Times New Roman"/>
          <w:b/>
          <w:bCs/>
        </w:rPr>
        <w:t>）：</w:t>
      </w:r>
      <w:r w:rsidRPr="001C4B54">
        <w:rPr>
          <w:rFonts w:ascii="Times New Roman" w:hAnsi="Times New Roman" w:cs="Times New Roman"/>
        </w:rPr>
        <w:t>这些是模型中的状态单元，它们能够将来自前一个状态的信息传递到下一个状态。在图中，黄色和蓝色的矩形分别代表不同时间步的隐藏状态。每个隐藏层都接收来自前一个隐藏状态的信息以及当前时间步的输入。</w:t>
      </w:r>
    </w:p>
    <w:p w14:paraId="256B11BD"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Ⅲ.</w:t>
      </w:r>
      <w:r w:rsidRPr="001C4B54">
        <w:rPr>
          <w:rFonts w:ascii="Times New Roman" w:hAnsi="Times New Roman" w:cs="Times New Roman"/>
          <w:b/>
          <w:bCs/>
        </w:rPr>
        <w:t>权重（</w:t>
      </w:r>
      <w:r w:rsidRPr="001C4B54">
        <w:rPr>
          <w:rFonts w:ascii="Times New Roman" w:hAnsi="Times New Roman" w:cs="Times New Roman"/>
          <w:b/>
          <w:bCs/>
        </w:rPr>
        <w:t>w</w:t>
      </w:r>
      <w:r w:rsidRPr="001C4B54">
        <w:rPr>
          <w:rFonts w:ascii="Times New Roman" w:hAnsi="Times New Roman" w:cs="Times New Roman"/>
          <w:b/>
          <w:bCs/>
        </w:rPr>
        <w:t>）：</w:t>
      </w:r>
      <w:r w:rsidRPr="001C4B54">
        <w:rPr>
          <w:rFonts w:ascii="Times New Roman" w:hAnsi="Times New Roman" w:cs="Times New Roman"/>
        </w:rPr>
        <w:t>这表示输入和隐藏状态之间的权重。</w:t>
      </w:r>
    </w:p>
    <w:p w14:paraId="17944F63"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Ⅳ.</w:t>
      </w:r>
      <w:r w:rsidRPr="001C4B54">
        <w:rPr>
          <w:rFonts w:ascii="Times New Roman" w:hAnsi="Times New Roman" w:cs="Times New Roman"/>
          <w:b/>
          <w:bCs/>
        </w:rPr>
        <w:t>输出层（</w:t>
      </w:r>
      <w:r w:rsidRPr="001C4B54">
        <w:rPr>
          <w:rFonts w:ascii="Times New Roman" w:hAnsi="Times New Roman" w:cs="Times New Roman"/>
          <w:b/>
          <w:bCs/>
        </w:rPr>
        <w:t>y1, y2, ..., yn</w:t>
      </w:r>
      <w:r w:rsidRPr="001C4B54">
        <w:rPr>
          <w:rFonts w:ascii="Times New Roman" w:hAnsi="Times New Roman" w:cs="Times New Roman"/>
          <w:b/>
          <w:bCs/>
        </w:rPr>
        <w:t>）：</w:t>
      </w:r>
      <w:r w:rsidRPr="001C4B54">
        <w:rPr>
          <w:rFonts w:ascii="Times New Roman" w:hAnsi="Times New Roman" w:cs="Times New Roman"/>
        </w:rPr>
        <w:t>每一个时间步的隐藏状态都会导致一个输出，这通常是序列中的下一个预测值。在这个模型中，输出层使用</w:t>
      </w:r>
      <w:r w:rsidRPr="001C4B54">
        <w:rPr>
          <w:rFonts w:ascii="Times New Roman" w:hAnsi="Times New Roman" w:cs="Times New Roman"/>
        </w:rPr>
        <w:t>softmax</w:t>
      </w:r>
      <w:r w:rsidRPr="001C4B54">
        <w:rPr>
          <w:rFonts w:ascii="Times New Roman" w:hAnsi="Times New Roman" w:cs="Times New Roman"/>
        </w:rPr>
        <w:t>函数来处理，</w:t>
      </w:r>
      <w:r w:rsidRPr="001C4B54">
        <w:rPr>
          <w:rFonts w:ascii="Times New Roman" w:hAnsi="Times New Roman" w:cs="Times New Roman"/>
        </w:rPr>
        <w:t>softmax</w:t>
      </w:r>
      <w:r w:rsidRPr="001C4B54">
        <w:rPr>
          <w:rFonts w:ascii="Times New Roman" w:hAnsi="Times New Roman" w:cs="Times New Roman"/>
        </w:rPr>
        <w:t>层通常用于多分类问题，它可以将输出转换为概率分布。</w:t>
      </w:r>
    </w:p>
    <w:p w14:paraId="2FB646A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图中的汉字代表了序列中的不同阶段或部分，这在处理如文本数据或时间序列数据时尤其有用。例如，在语言模型中，每个字或词都会按照序列被模型处理，这种方式可以帮助模型学习序列中的长期依赖性。</w:t>
      </w:r>
    </w:p>
    <w:p w14:paraId="7EC07B21" w14:textId="77777777" w:rsidR="00BA4038" w:rsidRPr="001C4B54" w:rsidRDefault="00000000" w:rsidP="007B33C4">
      <w:pPr>
        <w:pStyle w:val="ab"/>
        <w:ind w:firstLine="480"/>
        <w:rPr>
          <w:rFonts w:ascii="Times New Roman" w:hAnsi="Times New Roman" w:cs="Times New Roman"/>
        </w:rPr>
      </w:pPr>
      <w:r w:rsidRPr="001C4B54">
        <w:rPr>
          <w:rFonts w:hint="eastAsia"/>
        </w:rPr>
        <w:lastRenderedPageBreak/>
        <w:t>②</w:t>
      </w:r>
      <w:r w:rsidRPr="001C4B54">
        <w:rPr>
          <w:rFonts w:ascii="Times New Roman" w:hAnsi="Times New Roman" w:cs="Times New Roman"/>
        </w:rPr>
        <w:t xml:space="preserve"> </w:t>
      </w:r>
      <w:r w:rsidRPr="001C4B54">
        <w:rPr>
          <w:rFonts w:ascii="Times New Roman" w:hAnsi="Times New Roman" w:cs="Times New Roman"/>
          <w:b/>
          <w:bCs/>
        </w:rPr>
        <w:t>内部模型</w:t>
      </w:r>
    </w:p>
    <w:p w14:paraId="3940AFBA"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RNN</w:t>
      </w:r>
      <w:r w:rsidRPr="001C4B54">
        <w:rPr>
          <w:rFonts w:ascii="Times New Roman" w:hAnsi="Times New Roman" w:cs="Times New Roman"/>
        </w:rPr>
        <w:t>输出层</w:t>
      </w:r>
      <w:r w:rsidRPr="001C4B54">
        <w:rPr>
          <w:rFonts w:ascii="Times New Roman" w:hAnsi="Times New Roman" w:cs="Times New Roman"/>
        </w:rPr>
        <w:t>y</w:t>
      </w:r>
      <w:r w:rsidRPr="001C4B54">
        <w:rPr>
          <w:rFonts w:ascii="Times New Roman" w:hAnsi="Times New Roman" w:cs="Times New Roman"/>
        </w:rPr>
        <w:t>是内部隐藏层</w:t>
      </w:r>
      <w:r w:rsidRPr="001C4B54">
        <w:rPr>
          <w:rFonts w:ascii="Times New Roman" w:hAnsi="Times New Roman" w:cs="Times New Roman"/>
        </w:rPr>
        <w:t>h</w:t>
      </w:r>
      <w:r w:rsidRPr="001C4B54">
        <w:rPr>
          <w:rFonts w:ascii="Times New Roman" w:hAnsi="Times New Roman" w:cs="Times New Roman"/>
        </w:rPr>
        <w:t>与</w:t>
      </w:r>
      <w:r w:rsidRPr="001C4B54">
        <w:rPr>
          <w:rFonts w:ascii="Times New Roman" w:hAnsi="Times New Roman" w:cs="Times New Roman"/>
        </w:rPr>
        <w:t>x</w:t>
      </w:r>
      <w:r w:rsidRPr="001C4B54">
        <w:rPr>
          <w:rFonts w:ascii="Times New Roman" w:hAnsi="Times New Roman" w:cs="Times New Roman"/>
        </w:rPr>
        <w:t>共同决定的，并且通过激活函数进行分类预测，内部具体结构如下：</w:t>
      </w:r>
    </w:p>
    <w:p w14:paraId="4A826801" w14:textId="7744B878"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noProof/>
        </w:rPr>
        <w:drawing>
          <wp:inline distT="0" distB="0" distL="0" distR="0" wp14:anchorId="1882A0A3" wp14:editId="66594423">
            <wp:extent cx="5334000" cy="3665220"/>
            <wp:effectExtent l="0" t="0" r="0" b="0"/>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12"/>
                    <a:stretch>
                      <a:fillRect/>
                    </a:stretch>
                  </pic:blipFill>
                  <pic:spPr>
                    <a:xfrm>
                      <a:off x="0" y="0"/>
                      <a:ext cx="5334000" cy="3665495"/>
                    </a:xfrm>
                    <a:prstGeom prst="rect">
                      <a:avLst/>
                    </a:prstGeom>
                    <a:noFill/>
                    <a:ln w="9525">
                      <a:noFill/>
                    </a:ln>
                  </pic:spPr>
                </pic:pic>
              </a:graphicData>
            </a:graphic>
          </wp:inline>
        </w:drawing>
      </w:r>
      <w:r w:rsidRPr="001C4B54">
        <w:rPr>
          <w:rFonts w:ascii="Times New Roman" w:hAnsi="Times New Roman" w:cs="Times New Roman"/>
        </w:rPr>
        <w:t xml:space="preserve"> </w:t>
      </w:r>
    </w:p>
    <w:p w14:paraId="07DCDACA" w14:textId="77777777" w:rsidR="00BA4038" w:rsidRPr="001C4B54" w:rsidRDefault="00000000" w:rsidP="007B33C4">
      <w:pPr>
        <w:pStyle w:val="ab"/>
        <w:rPr>
          <w:rFonts w:ascii="Times New Roman" w:hAnsi="Times New Roman" w:cs="Times New Roman"/>
          <w:b/>
          <w:bCs/>
        </w:rPr>
      </w:pPr>
      <w:r w:rsidRPr="001C4B54">
        <w:rPr>
          <w:rFonts w:hint="eastAsia"/>
          <w:b/>
          <w:bCs/>
        </w:rPr>
        <w:t>③</w:t>
      </w:r>
      <w:r w:rsidRPr="001C4B54">
        <w:rPr>
          <w:rFonts w:ascii="Times New Roman" w:hAnsi="Times New Roman" w:cs="Times New Roman"/>
          <w:b/>
          <w:bCs/>
        </w:rPr>
        <w:t xml:space="preserve"> </w:t>
      </w:r>
      <w:r w:rsidRPr="001C4B54">
        <w:rPr>
          <w:rFonts w:ascii="Times New Roman" w:hAnsi="Times New Roman" w:cs="Times New Roman"/>
          <w:b/>
          <w:bCs/>
        </w:rPr>
        <w:t>正向传播步骤</w:t>
      </w:r>
    </w:p>
    <w:p w14:paraId="3EC22FF4"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内部模型的实现采用正向传播算法，具体如下：</w:t>
      </w:r>
    </w:p>
    <w:p w14:paraId="3AB682CD" w14:textId="77777777"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Ⅰ.</w:t>
      </w:r>
      <w:r w:rsidRPr="001C4B54">
        <w:rPr>
          <w:rFonts w:ascii="Times New Roman" w:hAnsi="Times New Roman" w:cs="Times New Roman"/>
          <w:b/>
          <w:bCs/>
        </w:rPr>
        <w:t>设置输入</w:t>
      </w:r>
      <w:r w:rsidRPr="001C4B54">
        <w:rPr>
          <w:rFonts w:ascii="Times New Roman" w:hAnsi="Times New Roman" w:cs="Times New Roman"/>
          <w:b/>
          <w:bCs/>
        </w:rPr>
        <w:t>x:</w:t>
      </w:r>
    </w:p>
    <w:p w14:paraId="45494D78" w14:textId="0280B8D7" w:rsidR="003E7F0A" w:rsidRPr="001C4B54" w:rsidRDefault="003E7F0A" w:rsidP="007B33C4">
      <w:pPr>
        <w:pStyle w:val="ab"/>
        <w:rPr>
          <w:rFonts w:ascii="Times New Roman" w:hAnsi="Times New Roman" w:cs="Times New Roman"/>
          <w:b/>
          <w:bCs/>
        </w:rPr>
      </w:pPr>
      <w:r w:rsidRPr="001C4B54">
        <w:rPr>
          <w:rFonts w:ascii="Times New Roman" w:hAnsi="Times New Roman" w:cs="Times New Roman"/>
          <w:b/>
          <w:bCs/>
        </w:rPr>
        <w:t>相关代码：</w:t>
      </w:r>
    </w:p>
    <w:p w14:paraId="5F8C08CC" w14:textId="3AB51734" w:rsidR="0024340A" w:rsidRPr="0071721B" w:rsidRDefault="0024340A" w:rsidP="007B33C4">
      <w:pPr>
        <w:widowControl/>
        <w:pBdr>
          <w:left w:val="single" w:sz="18" w:space="0" w:color="6CE26C"/>
        </w:pBdr>
        <w:shd w:val="clear" w:color="auto" w:fill="F8F8F8"/>
        <w:spacing w:line="270" w:lineRule="atLeast"/>
        <w:ind w:firstLineChars="67" w:firstLine="161"/>
        <w:rPr>
          <w:color w:val="5C5C5C"/>
          <w:kern w:val="0"/>
          <w:sz w:val="24"/>
        </w:rPr>
      </w:pPr>
      <w:r w:rsidRPr="0071721B">
        <w:rPr>
          <w:color w:val="5C5C5C"/>
          <w:kern w:val="0"/>
          <w:sz w:val="24"/>
        </w:rPr>
        <w:t>xs[t] = np.zeros((input_size, 1))  # </w:t>
      </w:r>
      <w:r w:rsidRPr="0071721B">
        <w:rPr>
          <w:color w:val="5C5C5C"/>
          <w:kern w:val="0"/>
          <w:sz w:val="24"/>
        </w:rPr>
        <w:t>初始化向量</w:t>
      </w:r>
    </w:p>
    <w:p w14:paraId="1A3A5932" w14:textId="77777777" w:rsidR="0024340A" w:rsidRPr="0071721B" w:rsidRDefault="0024340A" w:rsidP="007B33C4">
      <w:pPr>
        <w:widowControl/>
        <w:pBdr>
          <w:left w:val="single" w:sz="18" w:space="0" w:color="6CE26C"/>
        </w:pBdr>
        <w:shd w:val="clear" w:color="auto" w:fill="FFFFFF"/>
        <w:spacing w:line="270" w:lineRule="atLeast"/>
        <w:ind w:firstLineChars="67" w:firstLine="161"/>
        <w:rPr>
          <w:color w:val="5C5C5C"/>
          <w:kern w:val="0"/>
          <w:sz w:val="24"/>
        </w:rPr>
      </w:pPr>
      <w:r w:rsidRPr="0071721B">
        <w:rPr>
          <w:color w:val="5C5C5C"/>
          <w:kern w:val="0"/>
          <w:sz w:val="24"/>
        </w:rPr>
        <w:t>xs[</w:t>
      </w:r>
      <w:r w:rsidRPr="0071721B">
        <w:rPr>
          <w:color w:val="50A14F"/>
          <w:kern w:val="0"/>
          <w:sz w:val="24"/>
        </w:rPr>
        <w:t>t</w:t>
      </w:r>
      <w:r w:rsidRPr="0071721B">
        <w:rPr>
          <w:color w:val="5C5C5C"/>
          <w:kern w:val="0"/>
          <w:sz w:val="24"/>
        </w:rPr>
        <w:t>][</w:t>
      </w:r>
      <w:r w:rsidRPr="0071721B">
        <w:rPr>
          <w:color w:val="4078F2"/>
          <w:kern w:val="0"/>
          <w:sz w:val="24"/>
        </w:rPr>
        <w:t>inputs[t</w:t>
      </w:r>
      <w:r w:rsidRPr="0071721B">
        <w:rPr>
          <w:color w:val="5C5C5C"/>
          <w:kern w:val="0"/>
          <w:sz w:val="24"/>
        </w:rPr>
        <w:t>]] = 1             # </w:t>
      </w:r>
      <w:r w:rsidRPr="0071721B">
        <w:rPr>
          <w:color w:val="5C5C5C"/>
          <w:kern w:val="0"/>
          <w:sz w:val="24"/>
        </w:rPr>
        <w:t>将输入向量的对应索引设</w:t>
      </w:r>
      <w:r w:rsidRPr="0071721B">
        <w:rPr>
          <w:color w:val="5C5C5C"/>
          <w:kern w:val="0"/>
          <w:sz w:val="24"/>
        </w:rPr>
        <w:t>1</w:t>
      </w:r>
    </w:p>
    <w:p w14:paraId="28510567" w14:textId="45976FE4" w:rsidR="00BA4038" w:rsidRPr="001C4B54" w:rsidRDefault="00000000" w:rsidP="007B33C4">
      <w:pPr>
        <w:spacing w:line="360" w:lineRule="auto"/>
        <w:ind w:left="106" w:right="-700"/>
        <w:rPr>
          <w:b/>
          <w:bCs/>
          <w:sz w:val="24"/>
        </w:rPr>
      </w:pPr>
      <w:r w:rsidRPr="001C4B54">
        <w:rPr>
          <w:b/>
          <w:bCs/>
          <w:sz w:val="24"/>
        </w:rPr>
        <w:t>数学</w:t>
      </w:r>
      <w:r w:rsidR="003E7F0A" w:rsidRPr="001C4B54">
        <w:rPr>
          <w:b/>
          <w:bCs/>
          <w:sz w:val="24"/>
        </w:rPr>
        <w:t>公式：</w:t>
      </w:r>
      <w:r w:rsidRPr="001C4B54">
        <w:rPr>
          <w:sz w:val="24"/>
        </w:rPr>
        <w:t>表示为</w:t>
      </w:r>
      <w:r w:rsidRPr="001C4B54">
        <w:rPr>
          <w:sz w:val="24"/>
        </w:rPr>
        <w:t xml:space="preserve"> </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d>
          <m:dPr>
            <m:begChr m:val="["/>
            <m:endChr m:val="]"/>
            <m:ctrlPr>
              <w:rPr>
                <w:rFonts w:ascii="Cambria Math" w:hAnsi="Cambria Math"/>
                <w:sz w:val="24"/>
              </w:rPr>
            </m:ctrlPr>
          </m:dPr>
          <m:e>
            <m:r>
              <w:rPr>
                <w:rFonts w:ascii="Cambria Math" w:hAnsi="Cambria Math"/>
                <w:sz w:val="24"/>
              </w:rPr>
              <m:t>i</m:t>
            </m:r>
          </m:e>
        </m:d>
        <m:r>
          <m:rPr>
            <m:sty m:val="p"/>
          </m:rPr>
          <w:rPr>
            <w:rFonts w:ascii="Cambria Math" w:hAnsi="Cambria Math"/>
            <w:sz w:val="24"/>
          </w:rPr>
          <m:t>=</m:t>
        </m:r>
        <m:r>
          <w:rPr>
            <w:rFonts w:ascii="Cambria Math" w:hAnsi="Cambria Math"/>
            <w:sz w:val="24"/>
          </w:rPr>
          <m:t>1</m:t>
        </m:r>
      </m:oMath>
      <w:r w:rsidRPr="001C4B54">
        <w:rPr>
          <w:sz w:val="24"/>
        </w:rPr>
        <w:t xml:space="preserve"> </w:t>
      </w:r>
      <w:r w:rsidRPr="001C4B54">
        <w:rPr>
          <w:sz w:val="24"/>
        </w:rPr>
        <w:t>其中</w:t>
      </w:r>
      <w:r w:rsidRPr="001C4B54">
        <w:rPr>
          <w:sz w:val="24"/>
        </w:rPr>
        <w:t xml:space="preserve"> </w:t>
      </w:r>
      <m:oMath>
        <m:r>
          <w:rPr>
            <w:rFonts w:ascii="Cambria Math" w:hAnsi="Cambria Math"/>
            <w:sz w:val="24"/>
          </w:rPr>
          <m:t>i</m:t>
        </m:r>
      </m:oMath>
      <w:r w:rsidRPr="001C4B54">
        <w:rPr>
          <w:sz w:val="24"/>
        </w:rPr>
        <w:t xml:space="preserve"> </w:t>
      </w:r>
      <w:r w:rsidRPr="001C4B54">
        <w:rPr>
          <w:sz w:val="24"/>
        </w:rPr>
        <w:t>是在时间步</w:t>
      </w:r>
      <w:r w:rsidRPr="001C4B54">
        <w:rPr>
          <w:sz w:val="24"/>
        </w:rPr>
        <w:t xml:space="preserve"> </w:t>
      </w:r>
      <m:oMath>
        <m:r>
          <w:rPr>
            <w:rFonts w:ascii="Cambria Math" w:hAnsi="Cambria Math"/>
            <w:sz w:val="24"/>
          </w:rPr>
          <m:t>t</m:t>
        </m:r>
      </m:oMath>
      <w:r w:rsidRPr="001C4B54">
        <w:rPr>
          <w:sz w:val="24"/>
        </w:rPr>
        <w:t xml:space="preserve"> </w:t>
      </w:r>
      <w:r w:rsidRPr="001C4B54">
        <w:rPr>
          <w:sz w:val="24"/>
        </w:rPr>
        <w:t>的输入索引。</w:t>
      </w:r>
    </w:p>
    <w:p w14:paraId="4748F850" w14:textId="77777777" w:rsidR="00BA4038" w:rsidRPr="001C4B54" w:rsidRDefault="00000000" w:rsidP="007B33C4">
      <w:pPr>
        <w:spacing w:line="360" w:lineRule="auto"/>
        <w:ind w:leftChars="67" w:left="141" w:right="-700"/>
        <w:rPr>
          <w:b/>
          <w:bCs/>
          <w:sz w:val="24"/>
        </w:rPr>
      </w:pPr>
      <w:r w:rsidRPr="001C4B54">
        <w:rPr>
          <w:b/>
          <w:bCs/>
          <w:sz w:val="24"/>
        </w:rPr>
        <w:t>Ⅱ.</w:t>
      </w:r>
      <w:r w:rsidRPr="001C4B54">
        <w:rPr>
          <w:b/>
          <w:bCs/>
          <w:sz w:val="24"/>
        </w:rPr>
        <w:t>计算时间步</w:t>
      </w:r>
      <w:r w:rsidRPr="001C4B54">
        <w:rPr>
          <w:b/>
          <w:bCs/>
          <w:sz w:val="24"/>
        </w:rPr>
        <w:t xml:space="preserve"> </w:t>
      </w:r>
      <m:oMath>
        <m:r>
          <m:rPr>
            <m:sty m:val="bi"/>
          </m:rPr>
          <w:rPr>
            <w:rFonts w:ascii="Cambria Math" w:hAnsi="Cambria Math"/>
            <w:sz w:val="24"/>
          </w:rPr>
          <m:t>t</m:t>
        </m:r>
      </m:oMath>
      <w:r w:rsidRPr="001C4B54">
        <w:rPr>
          <w:b/>
          <w:bCs/>
          <w:sz w:val="24"/>
        </w:rPr>
        <w:t xml:space="preserve"> </w:t>
      </w:r>
      <w:r w:rsidRPr="001C4B54">
        <w:rPr>
          <w:b/>
          <w:bCs/>
          <w:sz w:val="24"/>
        </w:rPr>
        <w:t>的隐藏状态</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h</m:t>
            </m:r>
          </m:e>
          <m:sub>
            <m:r>
              <m:rPr>
                <m:sty m:val="bi"/>
              </m:rPr>
              <w:rPr>
                <w:rFonts w:ascii="Cambria Math" w:hAnsi="Cambria Math"/>
                <w:sz w:val="24"/>
              </w:rPr>
              <m:t>t</m:t>
            </m:r>
          </m:sub>
        </m:sSub>
      </m:oMath>
      <w:r w:rsidRPr="001C4B54">
        <w:rPr>
          <w:b/>
          <w:bCs/>
          <w:sz w:val="24"/>
        </w:rPr>
        <w:t>:</w:t>
      </w:r>
    </w:p>
    <w:p w14:paraId="01FB4416" w14:textId="7D70C113" w:rsidR="003E7F0A" w:rsidRPr="001C4B54" w:rsidRDefault="003E7F0A" w:rsidP="007B33C4">
      <w:pPr>
        <w:spacing w:line="360" w:lineRule="auto"/>
        <w:ind w:leftChars="67" w:left="141" w:right="-700"/>
        <w:rPr>
          <w:b/>
          <w:bCs/>
          <w:sz w:val="24"/>
        </w:rPr>
      </w:pPr>
      <w:r w:rsidRPr="001C4B54">
        <w:rPr>
          <w:b/>
          <w:bCs/>
          <w:sz w:val="24"/>
        </w:rPr>
        <w:t>相关代码：</w:t>
      </w:r>
    </w:p>
    <w:p w14:paraId="556B023B" w14:textId="2EAA002C" w:rsidR="00BA4038" w:rsidRPr="0071721B" w:rsidRDefault="003E7F0A" w:rsidP="007B33C4">
      <w:pPr>
        <w:pStyle w:val="alt"/>
        <w:pBdr>
          <w:left w:val="single" w:sz="18" w:space="0" w:color="6CE26C"/>
        </w:pBdr>
        <w:shd w:val="clear" w:color="auto" w:fill="F8F8F8"/>
        <w:spacing w:before="0" w:beforeAutospacing="0" w:after="0" w:afterAutospacing="0" w:line="270" w:lineRule="atLeast"/>
        <w:ind w:firstLineChars="67" w:firstLine="161"/>
        <w:jc w:val="both"/>
        <w:rPr>
          <w:rFonts w:ascii="Times New Roman" w:hAnsi="Times New Roman" w:cs="Times New Roman"/>
          <w:color w:val="5C5C5C"/>
        </w:rPr>
      </w:pPr>
      <w:r w:rsidRPr="0071721B">
        <w:rPr>
          <w:rFonts w:ascii="Times New Roman" w:hAnsi="Times New Roman" w:cs="Times New Roman"/>
          <w:color w:val="5C5C5C"/>
        </w:rPr>
        <w:t>hs[t] = </w:t>
      </w:r>
      <w:proofErr w:type="gramStart"/>
      <w:r w:rsidRPr="0071721B">
        <w:rPr>
          <w:rFonts w:ascii="Times New Roman" w:hAnsi="Times New Roman" w:cs="Times New Roman"/>
          <w:color w:val="5C5C5C"/>
        </w:rPr>
        <w:t>np.tanh</w:t>
      </w:r>
      <w:proofErr w:type="gramEnd"/>
      <w:r w:rsidRPr="0071721B">
        <w:rPr>
          <w:rFonts w:ascii="Times New Roman" w:hAnsi="Times New Roman" w:cs="Times New Roman"/>
          <w:color w:val="5C5C5C"/>
        </w:rPr>
        <w:t>(np.dot(Wxh, xs[t]) + np.dot(Whh, hs[t</w:t>
      </w:r>
      <w:r w:rsidRPr="0071721B">
        <w:rPr>
          <w:rStyle w:val="hljs-number"/>
          <w:rFonts w:ascii="Times New Roman" w:hAnsi="Times New Roman" w:cs="Times New Roman"/>
          <w:color w:val="986801"/>
        </w:rPr>
        <w:t>-1</w:t>
      </w:r>
      <w:r w:rsidRPr="0071721B">
        <w:rPr>
          <w:rFonts w:ascii="Times New Roman" w:hAnsi="Times New Roman" w:cs="Times New Roman"/>
          <w:color w:val="5C5C5C"/>
        </w:rPr>
        <w:t>]) + bh)</w:t>
      </w:r>
    </w:p>
    <w:p w14:paraId="0541843A" w14:textId="698DD78D" w:rsidR="00BA4038" w:rsidRPr="001C4B54" w:rsidRDefault="00000000" w:rsidP="007B33C4">
      <w:pPr>
        <w:pStyle w:val="ab"/>
        <w:ind w:leftChars="67" w:left="141" w:firstLineChars="0" w:firstLine="0"/>
        <w:rPr>
          <w:rFonts w:ascii="Times New Roman" w:hAnsi="Times New Roman" w:cs="Times New Roman"/>
          <w:b/>
          <w:bCs/>
        </w:rPr>
      </w:pPr>
      <w:r w:rsidRPr="001C4B54">
        <w:rPr>
          <w:rFonts w:ascii="Times New Roman" w:hAnsi="Times New Roman" w:cs="Times New Roman"/>
          <w:b/>
          <w:bCs/>
        </w:rPr>
        <w:t>数学公式</w:t>
      </w:r>
      <w:r w:rsidRPr="001C4B54">
        <w:rPr>
          <w:rFonts w:ascii="Times New Roman" w:hAnsi="Times New Roman" w:cs="Times New Roman"/>
          <w:b/>
          <w:bCs/>
        </w:rPr>
        <w:t>:</w:t>
      </w:r>
    </w:p>
    <w:p w14:paraId="3D7A6309" w14:textId="338676A5" w:rsidR="00BA4038" w:rsidRPr="001C4B54" w:rsidRDefault="00000000" w:rsidP="007B33C4">
      <w:pPr>
        <w:numPr>
          <w:ilvl w:val="0"/>
          <w:numId w:val="2"/>
        </w:numPr>
        <w:spacing w:line="360" w:lineRule="auto"/>
        <w:ind w:left="106" w:right="-700" w:firstLine="122"/>
      </w:pPr>
      <w:r w:rsidRPr="001C4B54">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xh</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e>
        </m:d>
      </m:oMath>
      <w:r w:rsidR="003E7F0A" w:rsidRPr="001C4B54">
        <w:t xml:space="preserve"> </w:t>
      </w:r>
    </w:p>
    <w:p w14:paraId="1B36326E" w14:textId="77777777" w:rsidR="00BA4038" w:rsidRPr="001C4B54" w:rsidRDefault="00000000" w:rsidP="007B33C4">
      <w:pPr>
        <w:pStyle w:val="ab"/>
        <w:ind w:left="0" w:firstLineChars="45" w:firstLine="108"/>
        <w:rPr>
          <w:rFonts w:ascii="Times New Roman" w:hAnsi="Times New Roman" w:cs="Times New Roman"/>
        </w:rPr>
      </w:pPr>
      <w:r w:rsidRPr="001C4B54">
        <w:rPr>
          <w:rFonts w:ascii="Times New Roman" w:hAnsi="Times New Roman" w:cs="Times New Roman"/>
        </w:rPr>
        <w:t>tanh</w:t>
      </w:r>
      <w:r w:rsidRPr="001C4B54">
        <w:rPr>
          <w:rFonts w:ascii="Times New Roman" w:hAnsi="Times New Roman" w:cs="Times New Roman"/>
        </w:rPr>
        <w:t>是常见的处理</w:t>
      </w:r>
      <w:r w:rsidRPr="001C4B54">
        <w:rPr>
          <w:rFonts w:ascii="Times New Roman" w:hAnsi="Times New Roman" w:cs="Times New Roman"/>
        </w:rPr>
        <w:t>0-1</w:t>
      </w:r>
      <w:r w:rsidRPr="001C4B54">
        <w:rPr>
          <w:rFonts w:ascii="Times New Roman" w:hAnsi="Times New Roman" w:cs="Times New Roman"/>
        </w:rPr>
        <w:t>状态的激活函数，图像如下：</w:t>
      </w:r>
    </w:p>
    <w:p w14:paraId="0939577E" w14:textId="77777777" w:rsidR="00BA4038" w:rsidRPr="001C4B54" w:rsidRDefault="00000000" w:rsidP="005126C1">
      <w:pPr>
        <w:pStyle w:val="ab"/>
        <w:ind w:firstLine="480"/>
        <w:jc w:val="center"/>
        <w:rPr>
          <w:rFonts w:ascii="Times New Roman" w:hAnsi="Times New Roman" w:cs="Times New Roman"/>
        </w:rPr>
      </w:pPr>
      <w:r w:rsidRPr="001C4B54">
        <w:rPr>
          <w:rFonts w:ascii="Times New Roman" w:hAnsi="Times New Roman" w:cs="Times New Roman"/>
          <w:noProof/>
        </w:rPr>
        <w:lastRenderedPageBreak/>
        <w:drawing>
          <wp:inline distT="0" distB="0" distL="0" distR="0" wp14:anchorId="0997D207" wp14:editId="2A8B710B">
            <wp:extent cx="3365500" cy="1856582"/>
            <wp:effectExtent l="0" t="0" r="6350" b="0"/>
            <wp:docPr id="41" name="Picture" descr="image-20240109000820859"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40109000820859" title="fig:"/>
                    <pic:cNvPicPr>
                      <a:picLocks noChangeAspect="1" noChangeArrowheads="1"/>
                    </pic:cNvPicPr>
                  </pic:nvPicPr>
                  <pic:blipFill>
                    <a:blip r:embed="rId13"/>
                    <a:stretch>
                      <a:fillRect/>
                    </a:stretch>
                  </pic:blipFill>
                  <pic:spPr>
                    <a:xfrm>
                      <a:off x="0" y="0"/>
                      <a:ext cx="3376196" cy="1862483"/>
                    </a:xfrm>
                    <a:prstGeom prst="rect">
                      <a:avLst/>
                    </a:prstGeom>
                    <a:noFill/>
                    <a:ln w="9525">
                      <a:noFill/>
                    </a:ln>
                  </pic:spPr>
                </pic:pic>
              </a:graphicData>
            </a:graphic>
          </wp:inline>
        </w:drawing>
      </w:r>
    </w:p>
    <w:p w14:paraId="77DE32B8"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其中，</w:t>
      </w:r>
      <w:r w:rsidRPr="001C4B5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xh</m:t>
            </m:r>
          </m:sub>
        </m:sSub>
      </m:oMath>
      <w:r w:rsidRPr="001C4B54">
        <w:rPr>
          <w:rFonts w:ascii="Times New Roman" w:hAnsi="Times New Roman" w:cs="Times New Roman"/>
        </w:rPr>
        <w:t xml:space="preserve"> </w:t>
      </w:r>
      <w:r w:rsidRPr="001C4B54">
        <w:rPr>
          <w:rFonts w:ascii="Times New Roman" w:hAnsi="Times New Roman" w:cs="Times New Roman"/>
        </w:rPr>
        <w:t>是输入到隐藏状态的权重矩阵，</w:t>
      </w:r>
      <m:oMath>
        <m:sSub>
          <m:sSubPr>
            <m:ctrlPr>
              <w:rPr>
                <w:rFonts w:ascii="Cambria Math" w:hAnsi="Cambria Math" w:cs="Times New Roman"/>
              </w:rPr>
            </m:ctrlPr>
          </m:sSubPr>
          <m:e>
            <m:r>
              <w:rPr>
                <w:rFonts w:ascii="Cambria Math" w:hAnsi="Cambria Math" w:cs="Times New Roman"/>
              </w:rPr>
              <m:t xml:space="preserve"> W</m:t>
            </m:r>
          </m:e>
          <m:sub>
            <m:r>
              <w:rPr>
                <w:rFonts w:ascii="Cambria Math" w:hAnsi="Cambria Math" w:cs="Times New Roman"/>
              </w:rPr>
              <m:t>hh</m:t>
            </m:r>
          </m:sub>
        </m:sSub>
      </m:oMath>
      <w:r w:rsidRPr="001C4B54">
        <w:rPr>
          <w:rFonts w:ascii="Times New Roman" w:hAnsi="Times New Roman" w:cs="Times New Roman"/>
        </w:rPr>
        <w:t xml:space="preserve"> </w:t>
      </w:r>
      <w:r w:rsidRPr="001C4B54">
        <w:rPr>
          <w:rFonts w:ascii="Times New Roman" w:hAnsi="Times New Roman" w:cs="Times New Roman"/>
        </w:rPr>
        <w:t>是前一个隐藏状态到当前隐藏状态的权重矩阵，</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oMath>
      <w:r w:rsidRPr="001C4B54">
        <w:rPr>
          <w:rFonts w:ascii="Times New Roman" w:hAnsi="Times New Roman" w:cs="Times New Roman"/>
        </w:rPr>
        <w:t xml:space="preserve"> </w:t>
      </w:r>
      <w:r w:rsidRPr="001C4B54">
        <w:rPr>
          <w:rFonts w:ascii="Times New Roman" w:hAnsi="Times New Roman" w:cs="Times New Roman"/>
        </w:rPr>
        <w:t>是隐藏状态的偏置项。</w:t>
      </w:r>
    </w:p>
    <w:p w14:paraId="224CB4A8" w14:textId="657C973D"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Ⅲ.</w:t>
      </w:r>
      <w:r w:rsidRPr="001C4B54">
        <w:rPr>
          <w:rFonts w:ascii="Times New Roman" w:hAnsi="Times New Roman" w:cs="Times New Roman"/>
          <w:b/>
          <w:bCs/>
        </w:rPr>
        <w:t>计算时间步</w:t>
      </w:r>
      <w:r w:rsidRPr="001C4B54">
        <w:rPr>
          <w:rFonts w:ascii="Times New Roman" w:hAnsi="Times New Roman" w:cs="Times New Roman"/>
          <w:b/>
          <w:bCs/>
        </w:rPr>
        <w:t xml:space="preserve"> </w:t>
      </w:r>
      <m:oMath>
        <m:r>
          <m:rPr>
            <m:sty m:val="bi"/>
          </m:rPr>
          <w:rPr>
            <w:rFonts w:ascii="Cambria Math" w:hAnsi="Cambria Math" w:cs="Times New Roman"/>
          </w:rPr>
          <m:t>t</m:t>
        </m:r>
      </m:oMath>
      <w:r w:rsidRPr="001C4B54">
        <w:rPr>
          <w:rFonts w:ascii="Times New Roman" w:hAnsi="Times New Roman" w:cs="Times New Roman"/>
          <w:b/>
          <w:bCs/>
        </w:rPr>
        <w:t xml:space="preserve"> </w:t>
      </w:r>
      <w:r w:rsidRPr="001C4B54">
        <w:rPr>
          <w:rFonts w:ascii="Times New Roman" w:hAnsi="Times New Roman" w:cs="Times New Roman"/>
          <w:b/>
          <w:bCs/>
        </w:rPr>
        <w:t>的输出</w:t>
      </w:r>
      <w:r w:rsidRPr="001C4B54">
        <w:rPr>
          <w:rFonts w:ascii="Times New Roman" w:hAnsi="Times New Roman" w:cs="Times New Roman"/>
          <w:b/>
          <w:bCs/>
        </w:rPr>
        <w:t xml:space="preserve"> </w:t>
      </w:r>
      <m:oMath>
        <m:sSub>
          <m:sSubPr>
            <m:ctrlPr>
              <w:rPr>
                <w:rFonts w:ascii="Cambria Math" w:hAnsi="Cambria Math" w:cs="Times New Roman"/>
                <w:b/>
                <w:bCs/>
              </w:rPr>
            </m:ctrlPr>
          </m:sSubPr>
          <m:e>
            <m:r>
              <m:rPr>
                <m:sty m:val="bi"/>
              </m:rPr>
              <w:rPr>
                <w:rFonts w:ascii="Cambria Math" w:hAnsi="Cambria Math" w:cs="Times New Roman"/>
              </w:rPr>
              <m:t>y</m:t>
            </m:r>
          </m:e>
          <m:sub>
            <m:r>
              <m:rPr>
                <m:sty m:val="bi"/>
              </m:rPr>
              <w:rPr>
                <w:rFonts w:ascii="Cambria Math" w:hAnsi="Cambria Math" w:cs="Times New Roman"/>
              </w:rPr>
              <m:t>t</m:t>
            </m:r>
          </m:sub>
        </m:sSub>
      </m:oMath>
      <w:r w:rsidRPr="001C4B54">
        <w:rPr>
          <w:rFonts w:ascii="Times New Roman" w:hAnsi="Times New Roman" w:cs="Times New Roman"/>
          <w:b/>
          <w:bCs/>
        </w:rPr>
        <w:t>（在应用</w:t>
      </w:r>
      <w:r w:rsidRPr="001C4B54">
        <w:rPr>
          <w:rFonts w:ascii="Times New Roman" w:hAnsi="Times New Roman" w:cs="Times New Roman"/>
          <w:b/>
          <w:bCs/>
        </w:rPr>
        <w:t>softmax</w:t>
      </w:r>
      <w:r w:rsidRPr="001C4B54">
        <w:rPr>
          <w:rFonts w:ascii="Times New Roman" w:hAnsi="Times New Roman" w:cs="Times New Roman"/>
          <w:b/>
          <w:bCs/>
        </w:rPr>
        <w:t>之前的隐藏状态</w:t>
      </w:r>
      <w:r w:rsidRPr="001C4B54">
        <w:rPr>
          <w:rFonts w:ascii="Times New Roman" w:hAnsi="Times New Roman" w:cs="Times New Roman"/>
          <w:b/>
          <w:bCs/>
        </w:rPr>
        <w:t>h</w:t>
      </w:r>
      <w:r w:rsidRPr="001C4B54">
        <w:rPr>
          <w:rFonts w:ascii="Times New Roman" w:hAnsi="Times New Roman" w:cs="Times New Roman"/>
          <w:b/>
          <w:bCs/>
        </w:rPr>
        <w:t>）</w:t>
      </w:r>
      <w:r w:rsidRPr="001C4B54">
        <w:rPr>
          <w:rFonts w:ascii="Times New Roman" w:hAnsi="Times New Roman" w:cs="Times New Roman"/>
          <w:b/>
          <w:bCs/>
        </w:rPr>
        <w:t>:</w:t>
      </w:r>
    </w:p>
    <w:p w14:paraId="70B36159" w14:textId="44187F3A" w:rsidR="003E7F0A" w:rsidRPr="001C4B54" w:rsidRDefault="003E7F0A" w:rsidP="007B33C4">
      <w:pPr>
        <w:pStyle w:val="ab"/>
        <w:rPr>
          <w:rFonts w:ascii="Times New Roman" w:hAnsi="Times New Roman" w:cs="Times New Roman"/>
          <w:b/>
          <w:bCs/>
        </w:rPr>
      </w:pPr>
      <w:r w:rsidRPr="001C4B54">
        <w:rPr>
          <w:rFonts w:ascii="Times New Roman" w:hAnsi="Times New Roman" w:cs="Times New Roman"/>
          <w:b/>
          <w:bCs/>
        </w:rPr>
        <w:t>代码：</w:t>
      </w:r>
    </w:p>
    <w:p w14:paraId="52000FFE" w14:textId="422EDB3E" w:rsidR="003E7F0A" w:rsidRPr="0071721B" w:rsidRDefault="003E7F0A"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ys[t] = </w:t>
      </w:r>
      <w:proofErr w:type="gramStart"/>
      <w:r w:rsidRPr="0071721B">
        <w:rPr>
          <w:rFonts w:ascii="Times New Roman" w:hAnsi="Times New Roman" w:cs="Times New Roman"/>
          <w:color w:val="5C5C5C"/>
        </w:rPr>
        <w:t>np.dot(</w:t>
      </w:r>
      <w:proofErr w:type="gramEnd"/>
      <w:r w:rsidRPr="0071721B">
        <w:rPr>
          <w:rFonts w:ascii="Times New Roman" w:hAnsi="Times New Roman" w:cs="Times New Roman"/>
          <w:color w:val="5C5C5C"/>
        </w:rPr>
        <w:t>Why, hs[t]) + by</w:t>
      </w:r>
    </w:p>
    <w:p w14:paraId="74CF6369" w14:textId="57B4EC5D" w:rsidR="00BA4038" w:rsidRPr="001C4B54" w:rsidRDefault="00000000" w:rsidP="007B33C4">
      <w:pPr>
        <w:pStyle w:val="SourceCode"/>
        <w:spacing w:line="360" w:lineRule="auto"/>
        <w:ind w:right="-700" w:firstLineChars="58" w:firstLine="140"/>
        <w:rPr>
          <w:b/>
          <w:bCs/>
          <w:iCs/>
          <w:sz w:val="24"/>
        </w:rPr>
      </w:pPr>
      <w:r w:rsidRPr="001C4B54">
        <w:rPr>
          <w:b/>
          <w:bCs/>
          <w:sz w:val="24"/>
        </w:rPr>
        <w:t>数学公式</w:t>
      </w:r>
      <w:r w:rsidRPr="001C4B54">
        <w:rPr>
          <w:b/>
          <w:bCs/>
          <w:sz w:val="24"/>
        </w:rPr>
        <w:t>:</w:t>
      </w:r>
    </w:p>
    <w:p w14:paraId="5325A02A" w14:textId="77777777" w:rsidR="00BA4038" w:rsidRPr="001C4B54" w:rsidRDefault="00000000" w:rsidP="007B33C4">
      <w:pPr>
        <w:spacing w:line="360" w:lineRule="auto"/>
        <w:ind w:left="-374" w:right="-700" w:firstLineChars="300" w:firstLine="720"/>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m:oMathPara>
    </w:p>
    <w:p w14:paraId="657E502F" w14:textId="77777777" w:rsidR="00BA4038" w:rsidRPr="001C4B54" w:rsidRDefault="00000000" w:rsidP="007B33C4">
      <w:pPr>
        <w:spacing w:line="360" w:lineRule="auto"/>
        <w:ind w:right="-700" w:firstLineChars="100" w:firstLine="240"/>
        <w:rPr>
          <w:sz w:val="24"/>
        </w:rPr>
      </w:pPr>
      <w:r w:rsidRPr="001C4B54">
        <w:rPr>
          <w:sz w:val="24"/>
        </w:rPr>
        <w:t>其中</w:t>
      </w:r>
      <w:r w:rsidRPr="001C4B54">
        <w:rPr>
          <w:sz w:val="24"/>
        </w:rPr>
        <w:t xml:space="preserve"> </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oMath>
      <w:r w:rsidRPr="001C4B54">
        <w:rPr>
          <w:sz w:val="24"/>
        </w:rPr>
        <w:t xml:space="preserve"> </w:t>
      </w:r>
      <w:r w:rsidRPr="001C4B54">
        <w:rPr>
          <w:sz w:val="24"/>
        </w:rPr>
        <w:t>是隐藏状态到输出的权重矩阵，</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w:r w:rsidRPr="001C4B54">
        <w:rPr>
          <w:sz w:val="24"/>
        </w:rPr>
        <w:t xml:space="preserve"> </w:t>
      </w:r>
      <w:r w:rsidRPr="001C4B54">
        <w:rPr>
          <w:sz w:val="24"/>
        </w:rPr>
        <w:t>是输出的偏置项。</w:t>
      </w:r>
    </w:p>
    <w:p w14:paraId="39D70E9D" w14:textId="77777777"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Ⅳ.</w:t>
      </w:r>
      <w:r w:rsidRPr="001C4B54">
        <w:rPr>
          <w:rFonts w:ascii="Times New Roman" w:hAnsi="Times New Roman" w:cs="Times New Roman"/>
          <w:b/>
          <w:bCs/>
        </w:rPr>
        <w:t>应用</w:t>
      </w:r>
      <w:r w:rsidRPr="001C4B54">
        <w:rPr>
          <w:rFonts w:ascii="Times New Roman" w:hAnsi="Times New Roman" w:cs="Times New Roman"/>
          <w:b/>
          <w:bCs/>
        </w:rPr>
        <w:t>softmax</w:t>
      </w:r>
      <w:r w:rsidRPr="001C4B54">
        <w:rPr>
          <w:rFonts w:ascii="Times New Roman" w:hAnsi="Times New Roman" w:cs="Times New Roman"/>
          <w:b/>
          <w:bCs/>
        </w:rPr>
        <w:t>函数得到每个时间步的预测概率分布</w:t>
      </w:r>
      <w:r w:rsidRPr="001C4B54">
        <w:rPr>
          <w:rFonts w:ascii="Times New Roman" w:hAnsi="Times New Roman" w:cs="Times New Roman"/>
          <w:b/>
          <w:bCs/>
        </w:rPr>
        <w:t xml:space="preserve"> :</w:t>
      </w:r>
    </w:p>
    <w:p w14:paraId="6FC22F4C" w14:textId="50C162F9" w:rsidR="007C4562" w:rsidRPr="001C4B54" w:rsidRDefault="007C4562" w:rsidP="007B33C4">
      <w:pPr>
        <w:pStyle w:val="ab"/>
        <w:rPr>
          <w:rFonts w:ascii="Times New Roman" w:hAnsi="Times New Roman" w:cs="Times New Roman"/>
          <w:b/>
          <w:bCs/>
        </w:rPr>
      </w:pPr>
      <w:r w:rsidRPr="001C4B54">
        <w:rPr>
          <w:rFonts w:ascii="Times New Roman" w:hAnsi="Times New Roman" w:cs="Times New Roman"/>
          <w:b/>
          <w:bCs/>
        </w:rPr>
        <w:t>代码：</w:t>
      </w:r>
    </w:p>
    <w:p w14:paraId="1749FB30" w14:textId="77777777" w:rsidR="007C4562" w:rsidRPr="0071721B" w:rsidRDefault="007C456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ps[t] = np.exp(ys[t]) / np.sum(np.exp(ys[t]))</w:t>
      </w:r>
    </w:p>
    <w:p w14:paraId="7F597B18" w14:textId="008F0CCE"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数学公式</w:t>
      </w:r>
      <w:r w:rsidRPr="001C4B54">
        <w:rPr>
          <w:rFonts w:ascii="Times New Roman" w:hAnsi="Times New Roman" w:cs="Times New Roman"/>
          <w:b/>
          <w:bCs/>
        </w:rPr>
        <w:t>:</w:t>
      </w:r>
    </w:p>
    <w:p w14:paraId="26D449B9" w14:textId="77777777" w:rsidR="00BA4038" w:rsidRPr="001C4B54" w:rsidRDefault="00000000" w:rsidP="007B33C4">
      <w:pPr>
        <w:pStyle w:val="ab"/>
        <w:ind w:firstLine="48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exp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e>
              </m:d>
            </m:num>
            <m:den>
              <m:r>
                <m:rPr>
                  <m:sty m:val="p"/>
                </m:rPr>
                <w:rPr>
                  <w:rFonts w:ascii="Cambria Math" w:hAnsi="Cambria Math" w:cs="Times New Roman"/>
                </w:rPr>
                <m:t>∑exp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e>
              </m:d>
            </m:den>
          </m:f>
        </m:oMath>
      </m:oMathPara>
    </w:p>
    <w:p w14:paraId="053FC1F5" w14:textId="77777777" w:rsidR="007C4562" w:rsidRPr="001C4B54" w:rsidRDefault="00000000" w:rsidP="005126C1">
      <w:pPr>
        <w:pStyle w:val="ab"/>
        <w:ind w:firstLine="480"/>
        <w:jc w:val="center"/>
        <w:rPr>
          <w:rFonts w:ascii="Times New Roman" w:hAnsi="Times New Roman" w:cs="Times New Roman"/>
        </w:rPr>
      </w:pPr>
      <w:r w:rsidRPr="001C4B54">
        <w:rPr>
          <w:rFonts w:ascii="Times New Roman" w:hAnsi="Times New Roman" w:cs="Times New Roman"/>
          <w:noProof/>
        </w:rPr>
        <w:drawing>
          <wp:inline distT="0" distB="0" distL="0" distR="0" wp14:anchorId="460F3062" wp14:editId="592900CC">
            <wp:extent cx="3957320" cy="2082800"/>
            <wp:effectExtent l="0" t="0" r="5080" b="0"/>
            <wp:docPr id="44" name="Picture" descr="image-2024010900100086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image-20240109001000866" title="fig:"/>
                    <pic:cNvPicPr>
                      <a:picLocks noChangeAspect="1" noChangeArrowheads="1"/>
                    </pic:cNvPicPr>
                  </pic:nvPicPr>
                  <pic:blipFill>
                    <a:blip r:embed="rId14"/>
                    <a:stretch>
                      <a:fillRect/>
                    </a:stretch>
                  </pic:blipFill>
                  <pic:spPr>
                    <a:xfrm>
                      <a:off x="0" y="0"/>
                      <a:ext cx="3961536" cy="2085019"/>
                    </a:xfrm>
                    <a:prstGeom prst="rect">
                      <a:avLst/>
                    </a:prstGeom>
                    <a:noFill/>
                    <a:ln w="9525">
                      <a:noFill/>
                    </a:ln>
                  </pic:spPr>
                </pic:pic>
              </a:graphicData>
            </a:graphic>
          </wp:inline>
        </w:drawing>
      </w:r>
    </w:p>
    <w:p w14:paraId="391CF761" w14:textId="19CA698B"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这个公式将原始输出</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oMath>
      <w:r w:rsidRPr="001C4B54">
        <w:rPr>
          <w:rFonts w:ascii="Times New Roman" w:hAnsi="Times New Roman" w:cs="Times New Roman"/>
        </w:rPr>
        <w:t>转换成一个概率分布，所有可能输出的概率和为</w:t>
      </w:r>
      <w:r w:rsidRPr="001C4B54">
        <w:rPr>
          <w:rFonts w:ascii="Times New Roman" w:hAnsi="Times New Roman" w:cs="Times New Roman"/>
        </w:rPr>
        <w:t>1</w:t>
      </w:r>
      <w:r w:rsidRPr="001C4B54">
        <w:rPr>
          <w:rFonts w:ascii="Times New Roman" w:hAnsi="Times New Roman" w:cs="Times New Roman"/>
        </w:rPr>
        <w:t>。</w:t>
      </w:r>
    </w:p>
    <w:p w14:paraId="274B0E6B" w14:textId="022E3F12"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Ⅴ.</w:t>
      </w:r>
      <w:r w:rsidRPr="001C4B54">
        <w:rPr>
          <w:rFonts w:ascii="Times New Roman" w:hAnsi="Times New Roman" w:cs="Times New Roman"/>
          <w:b/>
          <w:bCs/>
        </w:rPr>
        <w:t>累计计算并记录交叉</w:t>
      </w:r>
      <w:proofErr w:type="gramStart"/>
      <w:r w:rsidRPr="001C4B54">
        <w:rPr>
          <w:rFonts w:ascii="Times New Roman" w:hAnsi="Times New Roman" w:cs="Times New Roman"/>
          <w:b/>
          <w:bCs/>
        </w:rPr>
        <w:t>熵</w:t>
      </w:r>
      <w:proofErr w:type="gramEnd"/>
      <w:r w:rsidRPr="001C4B54">
        <w:rPr>
          <w:rFonts w:ascii="Times New Roman" w:hAnsi="Times New Roman" w:cs="Times New Roman"/>
          <w:b/>
          <w:bCs/>
        </w:rPr>
        <w:t>损失：</w:t>
      </w:r>
    </w:p>
    <w:p w14:paraId="035154B3" w14:textId="17A9750E" w:rsidR="007C4562" w:rsidRPr="001C4B54" w:rsidRDefault="007C4562" w:rsidP="007B33C4">
      <w:pPr>
        <w:pStyle w:val="ab"/>
        <w:rPr>
          <w:rFonts w:ascii="Times New Roman" w:hAnsi="Times New Roman" w:cs="Times New Roman"/>
        </w:rPr>
      </w:pPr>
      <w:r w:rsidRPr="001C4B54">
        <w:rPr>
          <w:rFonts w:ascii="Times New Roman" w:hAnsi="Times New Roman" w:cs="Times New Roman"/>
          <w:b/>
          <w:bCs/>
        </w:rPr>
        <w:lastRenderedPageBreak/>
        <w:t>代码：</w:t>
      </w:r>
    </w:p>
    <w:p w14:paraId="0574F1F8" w14:textId="783C2DB5" w:rsidR="00BA4038" w:rsidRPr="0071721B" w:rsidRDefault="007C456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loss += -np.log(ps[t][targets[t], </w:t>
      </w:r>
      <w:r w:rsidRPr="0071721B">
        <w:rPr>
          <w:rStyle w:val="hljs-number"/>
          <w:rFonts w:ascii="Times New Roman" w:hAnsi="Times New Roman" w:cs="Times New Roman"/>
          <w:color w:val="986801"/>
        </w:rPr>
        <w:t>0</w:t>
      </w:r>
      <w:r w:rsidRPr="0071721B">
        <w:rPr>
          <w:rFonts w:ascii="Times New Roman" w:hAnsi="Times New Roman" w:cs="Times New Roman"/>
          <w:color w:val="5C5C5C"/>
        </w:rPr>
        <w:t>])</w:t>
      </w:r>
    </w:p>
    <w:p w14:paraId="72737B6D" w14:textId="4577BC82"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数学公式</w:t>
      </w:r>
      <w:r w:rsidRPr="001C4B54">
        <w:rPr>
          <w:rFonts w:ascii="Times New Roman" w:hAnsi="Times New Roman" w:cs="Times New Roman"/>
          <w:b/>
          <w:bCs/>
        </w:rPr>
        <w:t>:</w:t>
      </w:r>
    </w:p>
    <w:p w14:paraId="5352F79D" w14:textId="77777777" w:rsidR="00BA4038" w:rsidRPr="001C4B54" w:rsidRDefault="00000000" w:rsidP="007B33C4">
      <w:pPr>
        <w:pStyle w:val="ab"/>
        <w:ind w:firstLine="480"/>
        <w:rPr>
          <w:rFonts w:ascii="Times New Roman" w:hAnsi="Times New Roman" w:cs="Times New Roman"/>
        </w:rPr>
      </w:pPr>
      <m:oMathPara>
        <m:oMath>
          <m:r>
            <w:rPr>
              <w:rFonts w:ascii="Cambria Math" w:hAnsi="Cambria Math" w:cs="Times New Roman"/>
            </w:rPr>
            <m:t>L</m:t>
          </m:r>
          <m:r>
            <m:rPr>
              <m:sty m:val="p"/>
            </m:rPr>
            <w:rPr>
              <w:rFonts w:ascii="Cambria Math" w:hAnsi="Cambria Math" w:cs="Times New Roman"/>
            </w:rPr>
            <m:t>=-∑log</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target</m:t>
                  </m:r>
                </m:sub>
              </m:sSub>
            </m:e>
          </m:d>
        </m:oMath>
      </m:oMathPara>
    </w:p>
    <w:p w14:paraId="30F214FB" w14:textId="5E902ACE"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其中</w:t>
      </w:r>
      <w:r w:rsidRPr="001C4B5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target</m:t>
            </m:r>
          </m:sub>
        </m:sSub>
      </m:oMath>
      <w:r w:rsidRPr="001C4B54">
        <w:rPr>
          <w:rFonts w:ascii="Times New Roman" w:hAnsi="Times New Roman" w:cs="Times New Roman"/>
        </w:rPr>
        <w:t xml:space="preserve"> </w:t>
      </w:r>
      <w:r w:rsidRPr="001C4B54">
        <w:rPr>
          <w:rFonts w:ascii="Times New Roman" w:hAnsi="Times New Roman" w:cs="Times New Roman"/>
        </w:rPr>
        <w:t>是模型在时间步</w:t>
      </w:r>
      <w:r w:rsidRPr="001C4B54">
        <w:rPr>
          <w:rFonts w:ascii="Times New Roman" w:hAnsi="Times New Roman" w:cs="Times New Roman"/>
        </w:rPr>
        <w:t xml:space="preserve"> </w:t>
      </w:r>
      <m:oMath>
        <m:r>
          <w:rPr>
            <w:rFonts w:ascii="Cambria Math" w:hAnsi="Cambria Math" w:cs="Times New Roman"/>
          </w:rPr>
          <m:t>t</m:t>
        </m:r>
      </m:oMath>
      <w:r w:rsidRPr="001C4B54">
        <w:rPr>
          <w:rFonts w:ascii="Times New Roman" w:hAnsi="Times New Roman" w:cs="Times New Roman"/>
        </w:rPr>
        <w:t xml:space="preserve"> </w:t>
      </w:r>
      <w:r w:rsidRPr="001C4B54">
        <w:rPr>
          <w:rFonts w:ascii="Times New Roman" w:hAnsi="Times New Roman" w:cs="Times New Roman"/>
        </w:rPr>
        <w:t>预测正确目标的概率，</w:t>
      </w:r>
      <w:r w:rsidRPr="001C4B54">
        <w:rPr>
          <w:rFonts w:ascii="Times New Roman" w:hAnsi="Times New Roman" w:cs="Times New Roman"/>
        </w:rPr>
        <w:t xml:space="preserve"> </w:t>
      </w:r>
      <m:oMath>
        <m:r>
          <w:rPr>
            <w:rFonts w:ascii="Cambria Math" w:hAnsi="Cambria Math" w:cs="Times New Roman"/>
          </w:rPr>
          <m:t>target</m:t>
        </m:r>
      </m:oMath>
      <w:r w:rsidRPr="001C4B54">
        <w:rPr>
          <w:rFonts w:ascii="Times New Roman" w:hAnsi="Times New Roman" w:cs="Times New Roman"/>
        </w:rPr>
        <w:t xml:space="preserve"> </w:t>
      </w:r>
      <w:r w:rsidRPr="001C4B54">
        <w:rPr>
          <w:rFonts w:ascii="Times New Roman" w:hAnsi="Times New Roman" w:cs="Times New Roman"/>
        </w:rPr>
        <w:t>是目标输出的索引。</w:t>
      </w:r>
    </w:p>
    <w:p w14:paraId="521BBDF2" w14:textId="77777777" w:rsidR="00BA4038" w:rsidRPr="001C4B54" w:rsidRDefault="00000000" w:rsidP="007B33C4">
      <w:pPr>
        <w:pStyle w:val="ab"/>
        <w:ind w:firstLine="480"/>
        <w:rPr>
          <w:rFonts w:ascii="Times New Roman" w:hAnsi="Times New Roman" w:cs="Times New Roman"/>
        </w:rPr>
      </w:pPr>
      <w:r w:rsidRPr="001C4B54">
        <w:rPr>
          <w:rFonts w:hint="eastAsia"/>
        </w:rPr>
        <w:t>④</w:t>
      </w:r>
      <w:r w:rsidRPr="001C4B54">
        <w:rPr>
          <w:rFonts w:ascii="Times New Roman" w:hAnsi="Times New Roman" w:cs="Times New Roman"/>
        </w:rPr>
        <w:t xml:space="preserve"> </w:t>
      </w:r>
      <w:r w:rsidRPr="001C4B54">
        <w:rPr>
          <w:rFonts w:ascii="Times New Roman" w:hAnsi="Times New Roman" w:cs="Times New Roman"/>
          <w:b/>
          <w:bCs/>
        </w:rPr>
        <w:t>反向传播</w:t>
      </w:r>
    </w:p>
    <w:p w14:paraId="0D52C1D0"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反向传播是神经网络训练过程中用于计算梯度的一种方法，以便对模型的参数进行更新。迭代训练来降低损失度的反向传播算法，具体如下：</w:t>
      </w:r>
    </w:p>
    <w:p w14:paraId="3AE1F452" w14:textId="77777777" w:rsidR="00BA4038" w:rsidRPr="001C4B54" w:rsidRDefault="00000000" w:rsidP="007B33C4">
      <w:pPr>
        <w:tabs>
          <w:tab w:val="left" w:pos="679"/>
        </w:tabs>
        <w:spacing w:line="360" w:lineRule="auto"/>
        <w:ind w:left="-374" w:right="-700" w:firstLineChars="200" w:firstLine="482"/>
        <w:rPr>
          <w:b/>
          <w:bCs/>
          <w:sz w:val="24"/>
        </w:rPr>
      </w:pPr>
      <w:r w:rsidRPr="001C4B54">
        <w:rPr>
          <w:b/>
          <w:bCs/>
          <w:sz w:val="24"/>
        </w:rPr>
        <w:t>Ⅰ.</w:t>
      </w:r>
      <w:r w:rsidRPr="001C4B54">
        <w:rPr>
          <w:b/>
          <w:bCs/>
          <w:sz w:val="24"/>
        </w:rPr>
        <w:t>计算输出层梯度</w:t>
      </w:r>
      <w:r w:rsidRPr="001C4B54">
        <w:rPr>
          <w:b/>
          <w:bCs/>
          <w:sz w:val="24"/>
        </w:rPr>
        <w:t xml:space="preserve"> </w:t>
      </w:r>
      <m:oMath>
        <m:r>
          <m:rPr>
            <m:sty m:val="bi"/>
          </m:rPr>
          <w:rPr>
            <w:rFonts w:ascii="Cambria Math" w:hAnsi="Cambria Math"/>
            <w:sz w:val="24"/>
          </w:rPr>
          <m:t>dy</m:t>
        </m:r>
      </m:oMath>
      <w:r w:rsidRPr="001C4B54">
        <w:rPr>
          <w:b/>
          <w:bCs/>
          <w:sz w:val="24"/>
        </w:rPr>
        <w:t>：</w:t>
      </w:r>
    </w:p>
    <w:p w14:paraId="0FF01DFE" w14:textId="14FDDEF7" w:rsidR="0024340A" w:rsidRPr="001C4B54" w:rsidRDefault="0024340A" w:rsidP="007B33C4">
      <w:pPr>
        <w:tabs>
          <w:tab w:val="left" w:pos="679"/>
        </w:tabs>
        <w:spacing w:line="360" w:lineRule="auto"/>
        <w:ind w:left="-374" w:right="-700" w:firstLineChars="200" w:firstLine="482"/>
        <w:rPr>
          <w:b/>
          <w:bCs/>
          <w:sz w:val="24"/>
        </w:rPr>
      </w:pPr>
      <w:r w:rsidRPr="001C4B54">
        <w:rPr>
          <w:b/>
          <w:bCs/>
          <w:sz w:val="24"/>
        </w:rPr>
        <w:t>代码</w:t>
      </w:r>
      <w:r w:rsidRPr="001C4B54">
        <w:rPr>
          <w:b/>
          <w:bCs/>
          <w:sz w:val="24"/>
        </w:rPr>
        <w:t>:</w:t>
      </w:r>
    </w:p>
    <w:p w14:paraId="303AD344" w14:textId="77777777" w:rsidR="0024340A" w:rsidRPr="0071721B" w:rsidRDefault="0024340A" w:rsidP="007B33C4">
      <w:pPr>
        <w:widowControl/>
        <w:pBdr>
          <w:left w:val="single" w:sz="18" w:space="0" w:color="6CE26C"/>
        </w:pBdr>
        <w:shd w:val="clear" w:color="auto" w:fill="F8F8F8"/>
        <w:spacing w:line="270" w:lineRule="atLeast"/>
        <w:ind w:firstLineChars="135" w:firstLine="324"/>
        <w:rPr>
          <w:color w:val="5C5C5C"/>
          <w:kern w:val="0"/>
          <w:sz w:val="24"/>
        </w:rPr>
      </w:pPr>
      <w:r w:rsidRPr="0071721B">
        <w:rPr>
          <w:color w:val="5C5C5C"/>
          <w:kern w:val="0"/>
          <w:sz w:val="24"/>
        </w:rPr>
        <w:t>dy = </w:t>
      </w:r>
      <w:proofErr w:type="gramStart"/>
      <w:r w:rsidRPr="0071721B">
        <w:rPr>
          <w:color w:val="5C5C5C"/>
          <w:kern w:val="0"/>
          <w:sz w:val="24"/>
        </w:rPr>
        <w:t>np.</w:t>
      </w:r>
      <w:r w:rsidRPr="0071721B">
        <w:rPr>
          <w:color w:val="C18401"/>
          <w:kern w:val="0"/>
          <w:sz w:val="24"/>
        </w:rPr>
        <w:t>copy</w:t>
      </w:r>
      <w:proofErr w:type="gramEnd"/>
      <w:r w:rsidRPr="0071721B">
        <w:rPr>
          <w:color w:val="5C5C5C"/>
          <w:kern w:val="0"/>
          <w:sz w:val="24"/>
        </w:rPr>
        <w:t>(ps[t])</w:t>
      </w:r>
    </w:p>
    <w:p w14:paraId="5BC798E4" w14:textId="77777777" w:rsidR="0024340A" w:rsidRPr="0071721B" w:rsidRDefault="0024340A" w:rsidP="007B33C4">
      <w:pPr>
        <w:widowControl/>
        <w:pBdr>
          <w:left w:val="single" w:sz="18" w:space="0" w:color="6CE26C"/>
        </w:pBdr>
        <w:shd w:val="clear" w:color="auto" w:fill="FFFFFF"/>
        <w:spacing w:line="270" w:lineRule="atLeast"/>
        <w:ind w:firstLineChars="135" w:firstLine="324"/>
        <w:rPr>
          <w:color w:val="5C5C5C"/>
          <w:kern w:val="0"/>
          <w:sz w:val="24"/>
        </w:rPr>
      </w:pPr>
      <w:r w:rsidRPr="0071721B">
        <w:rPr>
          <w:color w:val="5C5C5C"/>
          <w:kern w:val="0"/>
          <w:sz w:val="24"/>
        </w:rPr>
        <w:t>dy[targets[t]] -= </w:t>
      </w:r>
      <w:r w:rsidRPr="0071721B">
        <w:rPr>
          <w:color w:val="986801"/>
          <w:kern w:val="0"/>
          <w:sz w:val="24"/>
        </w:rPr>
        <w:t>1</w:t>
      </w:r>
    </w:p>
    <w:p w14:paraId="6A08B2E9" w14:textId="692ACAAE" w:rsidR="00BA4038" w:rsidRPr="001C4B54" w:rsidRDefault="00000000" w:rsidP="007B33C4">
      <w:pPr>
        <w:spacing w:line="360" w:lineRule="auto"/>
        <w:ind w:right="-700" w:firstLine="139"/>
        <w:rPr>
          <w:b/>
          <w:bCs/>
          <w:sz w:val="24"/>
        </w:rPr>
      </w:pPr>
      <w:r w:rsidRPr="001C4B54">
        <w:rPr>
          <w:b/>
          <w:bCs/>
          <w:sz w:val="24"/>
        </w:rPr>
        <w:t>数学公式：</w:t>
      </w:r>
    </w:p>
    <w:p w14:paraId="6AC471DA"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r>
          <m:rPr>
            <m:sty m:val="p"/>
          </m:rPr>
          <w:rPr>
            <w:rFonts w:ascii="Cambria Math" w:hAnsi="Cambria Math"/>
            <w:sz w:val="24"/>
          </w:rPr>
          <m:t>-</m:t>
        </m:r>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p>
    <w:p w14:paraId="0D50B6E7" w14:textId="77777777" w:rsidR="00BA4038" w:rsidRPr="001C4B54" w:rsidRDefault="00000000" w:rsidP="007B33C4">
      <w:pPr>
        <w:spacing w:line="360" w:lineRule="auto"/>
        <w:ind w:left="-374" w:right="-700" w:firstLineChars="300" w:firstLine="720"/>
        <w:rPr>
          <w:sz w:val="24"/>
        </w:rPr>
      </w:pPr>
      <w:r w:rsidRPr="001C4B54">
        <w:rPr>
          <w:sz w:val="24"/>
        </w:rPr>
        <w:t>其中</w:t>
      </w:r>
      <w:r w:rsidRPr="001C4B54">
        <w:rPr>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oMath>
      <w:r w:rsidRPr="001C4B54">
        <w:rPr>
          <w:sz w:val="24"/>
        </w:rPr>
        <w:t xml:space="preserve"> </w:t>
      </w:r>
      <w:r w:rsidRPr="001C4B54">
        <w:rPr>
          <w:sz w:val="24"/>
        </w:rPr>
        <w:t>是前向传播中计算的预测概率，</w:t>
      </w:r>
      <m:oMath>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r w:rsidRPr="001C4B54">
        <w:rPr>
          <w:sz w:val="24"/>
        </w:rPr>
        <w:t xml:space="preserve"> </w:t>
      </w:r>
      <w:r w:rsidRPr="001C4B54">
        <w:rPr>
          <w:sz w:val="24"/>
        </w:rPr>
        <w:t>是正确类别的指示函数。</w:t>
      </w:r>
    </w:p>
    <w:p w14:paraId="6C857563" w14:textId="77777777" w:rsidR="00BA4038" w:rsidRPr="001C4B54" w:rsidRDefault="00000000" w:rsidP="007B33C4">
      <w:pPr>
        <w:spacing w:line="360" w:lineRule="auto"/>
        <w:ind w:left="-374" w:right="-700" w:firstLineChars="200" w:firstLine="482"/>
        <w:rPr>
          <w:b/>
          <w:bCs/>
          <w:sz w:val="24"/>
        </w:rPr>
      </w:pPr>
      <w:r w:rsidRPr="001C4B54">
        <w:rPr>
          <w:b/>
          <w:bCs/>
          <w:sz w:val="24"/>
        </w:rPr>
        <w:t>Ⅱ.</w:t>
      </w:r>
      <w:r w:rsidRPr="001C4B54">
        <w:rPr>
          <w:b/>
          <w:bCs/>
          <w:sz w:val="24"/>
        </w:rPr>
        <w:t>计算与</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hy</m:t>
            </m:r>
          </m:sub>
        </m:sSub>
      </m:oMath>
      <w:r w:rsidRPr="001C4B54">
        <w:rPr>
          <w:b/>
          <w:bCs/>
          <w:sz w:val="24"/>
        </w:rPr>
        <w:t xml:space="preserve"> </w:t>
      </w:r>
      <w:r w:rsidRPr="001C4B54">
        <w:rPr>
          <w:b/>
          <w:bCs/>
          <w:sz w:val="24"/>
        </w:rPr>
        <w:t>和</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y</m:t>
            </m:r>
          </m:sub>
        </m:sSub>
      </m:oMath>
      <w:r w:rsidRPr="001C4B54">
        <w:rPr>
          <w:b/>
          <w:bCs/>
          <w:sz w:val="24"/>
        </w:rPr>
        <w:t xml:space="preserve"> </w:t>
      </w:r>
      <w:r w:rsidRPr="001C4B54">
        <w:rPr>
          <w:b/>
          <w:bCs/>
          <w:sz w:val="24"/>
        </w:rPr>
        <w:t>相关的梯度：</w:t>
      </w:r>
    </w:p>
    <w:p w14:paraId="20DBB453" w14:textId="609E6F7A" w:rsidR="0024340A" w:rsidRPr="001C4B54" w:rsidRDefault="0024340A" w:rsidP="007B33C4">
      <w:pPr>
        <w:spacing w:line="360" w:lineRule="auto"/>
        <w:ind w:left="-374" w:right="-700" w:firstLineChars="200" w:firstLine="482"/>
        <w:rPr>
          <w:b/>
          <w:bCs/>
          <w:sz w:val="24"/>
        </w:rPr>
      </w:pPr>
      <w:r w:rsidRPr="001C4B54">
        <w:rPr>
          <w:b/>
          <w:bCs/>
          <w:sz w:val="24"/>
        </w:rPr>
        <w:t>代码</w:t>
      </w:r>
      <w:r w:rsidRPr="001C4B54">
        <w:rPr>
          <w:b/>
          <w:bCs/>
          <w:sz w:val="24"/>
        </w:rPr>
        <w:t>:</w:t>
      </w:r>
    </w:p>
    <w:p w14:paraId="454C0887" w14:textId="77777777" w:rsidR="0024340A" w:rsidRPr="0071721B" w:rsidRDefault="0024340A" w:rsidP="007B33C4">
      <w:pPr>
        <w:widowControl/>
        <w:pBdr>
          <w:left w:val="single" w:sz="18" w:space="0" w:color="6CE26C"/>
        </w:pBdr>
        <w:shd w:val="clear" w:color="auto" w:fill="F8F8F8"/>
        <w:spacing w:line="270" w:lineRule="atLeast"/>
        <w:ind w:firstLineChars="135" w:firstLine="324"/>
        <w:rPr>
          <w:color w:val="5C5C5C"/>
          <w:kern w:val="0"/>
          <w:sz w:val="24"/>
        </w:rPr>
      </w:pPr>
      <w:r w:rsidRPr="0071721B">
        <w:rPr>
          <w:color w:val="5C5C5C"/>
          <w:kern w:val="0"/>
          <w:sz w:val="24"/>
        </w:rPr>
        <w:t>dWhy += </w:t>
      </w:r>
      <w:proofErr w:type="gramStart"/>
      <w:r w:rsidRPr="0071721B">
        <w:rPr>
          <w:color w:val="5C5C5C"/>
          <w:kern w:val="0"/>
          <w:sz w:val="24"/>
        </w:rPr>
        <w:t>np.dot(</w:t>
      </w:r>
      <w:proofErr w:type="gramEnd"/>
      <w:r w:rsidRPr="0071721B">
        <w:rPr>
          <w:color w:val="5C5C5C"/>
          <w:kern w:val="0"/>
          <w:sz w:val="24"/>
        </w:rPr>
        <w:t>dy, hs[t].T)</w:t>
      </w:r>
    </w:p>
    <w:p w14:paraId="10F00102" w14:textId="77777777" w:rsidR="0024340A" w:rsidRPr="0071721B" w:rsidRDefault="0024340A" w:rsidP="007B33C4">
      <w:pPr>
        <w:widowControl/>
        <w:pBdr>
          <w:left w:val="single" w:sz="18" w:space="0" w:color="6CE26C"/>
        </w:pBdr>
        <w:shd w:val="clear" w:color="auto" w:fill="FFFFFF"/>
        <w:spacing w:line="270" w:lineRule="atLeast"/>
        <w:ind w:firstLineChars="135" w:firstLine="324"/>
        <w:rPr>
          <w:color w:val="5C5C5C"/>
          <w:kern w:val="0"/>
          <w:sz w:val="24"/>
        </w:rPr>
      </w:pPr>
      <w:r w:rsidRPr="0071721B">
        <w:rPr>
          <w:color w:val="5C5C5C"/>
          <w:kern w:val="0"/>
          <w:sz w:val="24"/>
        </w:rPr>
        <w:t>dby += dy</w:t>
      </w:r>
    </w:p>
    <w:p w14:paraId="47ED2089" w14:textId="3538729A" w:rsidR="00BA4038" w:rsidRPr="001C4B54" w:rsidRDefault="00000000" w:rsidP="007B33C4">
      <w:pPr>
        <w:spacing w:line="360" w:lineRule="auto"/>
        <w:ind w:right="-700" w:firstLineChars="58" w:firstLine="140"/>
        <w:rPr>
          <w:b/>
          <w:bCs/>
          <w:sz w:val="24"/>
        </w:rPr>
      </w:pPr>
      <w:r w:rsidRPr="001C4B54">
        <w:rPr>
          <w:b/>
          <w:bCs/>
          <w:sz w:val="24"/>
        </w:rPr>
        <w:t>数学公式：</w:t>
      </w:r>
    </w:p>
    <w:p w14:paraId="6F060474" w14:textId="77777777" w:rsidR="00BA4038" w:rsidRPr="001C4B54" w:rsidRDefault="00000000" w:rsidP="007B33C4">
      <w:pPr>
        <w:spacing w:line="360" w:lineRule="auto"/>
        <w:ind w:left="-374" w:right="-700" w:firstLine="139"/>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den>
          </m:f>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T</m:t>
              </m:r>
            </m:sup>
          </m:sSubSup>
        </m:oMath>
      </m:oMathPara>
    </w:p>
    <w:p w14:paraId="54E5CA6E" w14:textId="77777777" w:rsidR="00BA4038" w:rsidRPr="001C4B54" w:rsidRDefault="00000000" w:rsidP="007B33C4">
      <w:pPr>
        <w:spacing w:line="360" w:lineRule="auto"/>
        <w:ind w:left="-374" w:right="-700" w:firstLine="139"/>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den>
          </m:f>
          <m:r>
            <m:rPr>
              <m:sty m:val="p"/>
            </m:rPr>
            <w:rPr>
              <w:rFonts w:ascii="Cambria Math" w:hAnsi="Cambria Math"/>
              <w:sz w:val="24"/>
            </w:rPr>
            <m:t>+=</m:t>
          </m:r>
          <m:r>
            <w:rPr>
              <w:rFonts w:ascii="Cambria Math" w:hAnsi="Cambria Math"/>
              <w:sz w:val="24"/>
            </w:rPr>
            <m:t>dy</m:t>
          </m:r>
        </m:oMath>
      </m:oMathPara>
    </w:p>
    <w:p w14:paraId="0E93B435" w14:textId="77777777" w:rsidR="00BA4038" w:rsidRPr="001C4B54" w:rsidRDefault="00000000" w:rsidP="007B33C4">
      <w:pPr>
        <w:spacing w:line="360" w:lineRule="auto"/>
        <w:ind w:left="-374" w:right="-700" w:firstLineChars="200" w:firstLine="482"/>
        <w:rPr>
          <w:b/>
          <w:bCs/>
          <w:sz w:val="24"/>
        </w:rPr>
      </w:pPr>
      <w:r w:rsidRPr="001C4B54">
        <w:rPr>
          <w:b/>
          <w:bCs/>
          <w:sz w:val="24"/>
        </w:rPr>
        <w:t>Ⅲ.</w:t>
      </w:r>
      <w:r w:rsidRPr="001C4B54">
        <w:rPr>
          <w:b/>
          <w:bCs/>
          <w:sz w:val="24"/>
        </w:rPr>
        <w:t>计算下一个时间步的隐藏层梯度</w:t>
      </w:r>
      <w:r w:rsidRPr="001C4B54">
        <w:rPr>
          <w:b/>
          <w:bCs/>
          <w:sz w:val="24"/>
        </w:rPr>
        <w:t xml:space="preserve"> </w:t>
      </w:r>
      <m:oMath>
        <m:r>
          <m:rPr>
            <m:sty m:val="bi"/>
          </m:rPr>
          <w:rPr>
            <w:rFonts w:ascii="Cambria Math" w:hAnsi="Cambria Math"/>
            <w:sz w:val="24"/>
          </w:rPr>
          <m:t>dh</m:t>
        </m:r>
      </m:oMath>
      <w:r w:rsidRPr="001C4B54">
        <w:rPr>
          <w:b/>
          <w:bCs/>
          <w:sz w:val="24"/>
        </w:rPr>
        <w:t>：</w:t>
      </w:r>
    </w:p>
    <w:p w14:paraId="4B5E6400" w14:textId="164143A7" w:rsidR="005A3CF2" w:rsidRPr="001C4B54" w:rsidRDefault="005A3CF2" w:rsidP="007B33C4">
      <w:pPr>
        <w:spacing w:line="360" w:lineRule="auto"/>
        <w:ind w:left="-374" w:right="-700" w:firstLineChars="200" w:firstLine="482"/>
        <w:rPr>
          <w:b/>
          <w:bCs/>
          <w:sz w:val="24"/>
        </w:rPr>
      </w:pPr>
      <w:r w:rsidRPr="001C4B54">
        <w:rPr>
          <w:b/>
          <w:bCs/>
          <w:sz w:val="24"/>
        </w:rPr>
        <w:t>代码：</w:t>
      </w:r>
    </w:p>
    <w:p w14:paraId="42D596FD"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w:t>
      </w:r>
      <w:r w:rsidRPr="0071721B">
        <w:rPr>
          <w:rFonts w:ascii="Times New Roman" w:hAnsi="Times New Roman" w:cs="Times New Roman"/>
          <w:color w:val="5C5C5C"/>
        </w:rPr>
        <w:t> = </w:t>
      </w:r>
      <w:proofErr w:type="gramStart"/>
      <w:r w:rsidRPr="0071721B">
        <w:rPr>
          <w:rFonts w:ascii="Times New Roman" w:hAnsi="Times New Roman" w:cs="Times New Roman"/>
          <w:color w:val="5C5C5C"/>
        </w:rPr>
        <w:t>np.dot(</w:t>
      </w:r>
      <w:proofErr w:type="gramEnd"/>
      <w:r w:rsidRPr="0071721B">
        <w:rPr>
          <w:rFonts w:ascii="Times New Roman" w:hAnsi="Times New Roman" w:cs="Times New Roman"/>
          <w:color w:val="5C5C5C"/>
        </w:rPr>
        <w:t>Why.T, dy) + dhnext</w:t>
      </w:r>
    </w:p>
    <w:p w14:paraId="4C415B14" w14:textId="716763FA" w:rsidR="00BA4038" w:rsidRPr="001C4B54" w:rsidRDefault="005A3CF2" w:rsidP="007B33C4">
      <w:pPr>
        <w:spacing w:line="360" w:lineRule="auto"/>
        <w:ind w:right="-700" w:firstLineChars="59" w:firstLine="142"/>
        <w:rPr>
          <w:sz w:val="24"/>
        </w:rPr>
      </w:pPr>
      <w:r w:rsidRPr="001C4B54">
        <w:rPr>
          <w:b/>
          <w:bCs/>
          <w:sz w:val="24"/>
        </w:rPr>
        <w:t>数学公式</w:t>
      </w:r>
      <w:r w:rsidRPr="001C4B54">
        <w:rPr>
          <w:sz w:val="24"/>
        </w:rPr>
        <w:t>：</w:t>
      </w:r>
    </w:p>
    <w:p w14:paraId="024FF0E0"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dh</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hy</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oMath>
    </w:p>
    <w:p w14:paraId="4FD87659" w14:textId="77777777" w:rsidR="00BA4038" w:rsidRPr="001C4B54" w:rsidRDefault="00000000" w:rsidP="007B33C4">
      <w:pPr>
        <w:spacing w:line="360" w:lineRule="auto"/>
        <w:ind w:left="-374" w:right="-700" w:firstLineChars="200" w:firstLine="482"/>
        <w:rPr>
          <w:b/>
          <w:bCs/>
          <w:sz w:val="24"/>
        </w:rPr>
      </w:pPr>
      <w:r w:rsidRPr="001C4B54">
        <w:rPr>
          <w:b/>
          <w:bCs/>
          <w:sz w:val="24"/>
        </w:rPr>
        <w:t>Ⅳ.</w:t>
      </w:r>
      <w:r w:rsidRPr="001C4B54">
        <w:rPr>
          <w:b/>
          <w:bCs/>
          <w:sz w:val="24"/>
        </w:rPr>
        <w:t>通过应用导数链式法则计算激活函数的原始梯度</w:t>
      </w:r>
      <w:r w:rsidRPr="001C4B54">
        <w:rPr>
          <w:b/>
          <w:bCs/>
          <w:sz w:val="24"/>
        </w:rPr>
        <w:t xml:space="preserve"> </w:t>
      </w:r>
      <m:oMath>
        <m:r>
          <m:rPr>
            <m:sty m:val="bi"/>
          </m:rPr>
          <w:rPr>
            <w:rFonts w:ascii="Cambria Math" w:hAnsi="Cambria Math"/>
            <w:sz w:val="24"/>
          </w:rPr>
          <m:t>dhraw</m:t>
        </m:r>
      </m:oMath>
      <w:r w:rsidRPr="001C4B54">
        <w:rPr>
          <w:b/>
          <w:bCs/>
          <w:sz w:val="24"/>
        </w:rPr>
        <w:t>：</w:t>
      </w:r>
    </w:p>
    <w:p w14:paraId="425FC5E5" w14:textId="1676EBD9" w:rsidR="005A3CF2" w:rsidRPr="001C4B54" w:rsidRDefault="005A3CF2" w:rsidP="007B33C4">
      <w:pPr>
        <w:spacing w:line="360" w:lineRule="auto"/>
        <w:ind w:left="-374" w:right="-700" w:firstLineChars="200" w:firstLine="482"/>
        <w:rPr>
          <w:b/>
          <w:bCs/>
          <w:sz w:val="24"/>
        </w:rPr>
      </w:pPr>
      <w:r w:rsidRPr="001C4B54">
        <w:rPr>
          <w:b/>
          <w:bCs/>
          <w:sz w:val="24"/>
        </w:rPr>
        <w:lastRenderedPageBreak/>
        <w:t>代码：</w:t>
      </w:r>
    </w:p>
    <w:p w14:paraId="713205BD"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dhraw</w:t>
      </w:r>
      <w:r w:rsidRPr="0071721B">
        <w:rPr>
          <w:rFonts w:ascii="Times New Roman" w:hAnsi="Times New Roman" w:cs="Times New Roman"/>
          <w:color w:val="5C5C5C"/>
        </w:rPr>
        <w:t> = (</w:t>
      </w:r>
      <w:r w:rsidRPr="0071721B">
        <w:rPr>
          <w:rStyle w:val="hljs-number"/>
          <w:rFonts w:ascii="Times New Roman" w:hAnsi="Times New Roman" w:cs="Times New Roman"/>
          <w:color w:val="986801"/>
        </w:rPr>
        <w:t>1</w:t>
      </w:r>
      <w:r w:rsidRPr="0071721B">
        <w:rPr>
          <w:rFonts w:ascii="Times New Roman" w:hAnsi="Times New Roman" w:cs="Times New Roman"/>
          <w:color w:val="5C5C5C"/>
        </w:rPr>
        <w:t> - hs[t] * hs[t]) * dh</w:t>
      </w:r>
    </w:p>
    <w:p w14:paraId="63339ADA" w14:textId="3B9AB307" w:rsidR="00BA4038" w:rsidRPr="001C4B54" w:rsidRDefault="005A3CF2" w:rsidP="007B33C4">
      <w:pPr>
        <w:spacing w:line="360" w:lineRule="auto"/>
        <w:ind w:right="-700" w:firstLineChars="58" w:firstLine="140"/>
        <w:rPr>
          <w:sz w:val="24"/>
        </w:rPr>
      </w:pPr>
      <w:r w:rsidRPr="001C4B54">
        <w:rPr>
          <w:b/>
          <w:bCs/>
          <w:sz w:val="24"/>
        </w:rPr>
        <w:t>数学公式</w:t>
      </w:r>
      <w:r w:rsidRPr="001C4B54">
        <w:rPr>
          <w:sz w:val="24"/>
        </w:rPr>
        <w:t>：</w:t>
      </w:r>
    </w:p>
    <w:p w14:paraId="4DC89036"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dhraw</m:t>
        </m:r>
        <m:r>
          <m:rPr>
            <m:sty m:val="p"/>
          </m:rPr>
          <w:rPr>
            <w:rFonts w:ascii="Cambria Math" w:hAnsi="Cambria Math"/>
            <w:sz w:val="24"/>
          </w:rPr>
          <m:t>=</m:t>
        </m:r>
        <m:d>
          <m:dPr>
            <m:ctrlPr>
              <w:rPr>
                <w:rFonts w:ascii="Cambria Math" w:hAnsi="Cambria Math"/>
                <w:sz w:val="24"/>
              </w:rPr>
            </m:ctrlPr>
          </m:dPr>
          <m:e>
            <m:r>
              <w:rPr>
                <w:rFonts w:ascii="Cambria Math" w:hAnsi="Cambria Math"/>
                <w:sz w:val="24"/>
              </w:rPr>
              <m:t>1</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2</m:t>
                </m:r>
              </m:sup>
            </m:sSubSup>
          </m:e>
        </m:d>
        <m:r>
          <m:rPr>
            <m:sty m:val="p"/>
          </m:rPr>
          <w:rPr>
            <w:rFonts w:ascii="Cambria Math" w:hAnsi="Cambria Math"/>
            <w:sz w:val="24"/>
          </w:rPr>
          <m:t>⋅</m:t>
        </m:r>
        <m:r>
          <w:rPr>
            <w:rFonts w:ascii="Cambria Math" w:hAnsi="Cambria Math"/>
            <w:sz w:val="24"/>
          </w:rPr>
          <m:t>dh</m:t>
        </m:r>
      </m:oMath>
    </w:p>
    <w:p w14:paraId="22513A7D" w14:textId="77777777" w:rsidR="00BA4038" w:rsidRPr="001C4B54" w:rsidRDefault="00000000" w:rsidP="007B33C4">
      <w:pPr>
        <w:numPr>
          <w:ilvl w:val="0"/>
          <w:numId w:val="2"/>
        </w:numPr>
        <w:spacing w:line="360" w:lineRule="auto"/>
        <w:ind w:left="106" w:right="-700" w:firstLine="139"/>
        <w:rPr>
          <w:sz w:val="24"/>
        </w:rPr>
      </w:pPr>
      <w:r w:rsidRPr="001C4B54">
        <w:rPr>
          <w:sz w:val="24"/>
        </w:rPr>
        <w:t>这一步是应用了</w:t>
      </w:r>
      <w:r w:rsidRPr="001C4B54">
        <w:rPr>
          <w:sz w:val="24"/>
        </w:rPr>
        <w:t xml:space="preserve"> </w:t>
      </w:r>
      <m:oMath>
        <m:r>
          <w:rPr>
            <w:rFonts w:ascii="Cambria Math" w:hAnsi="Cambria Math"/>
            <w:sz w:val="24"/>
          </w:rPr>
          <m:t>tanh</m:t>
        </m:r>
      </m:oMath>
      <w:r w:rsidRPr="001C4B54">
        <w:rPr>
          <w:sz w:val="24"/>
        </w:rPr>
        <w:t xml:space="preserve"> </w:t>
      </w:r>
      <w:r w:rsidRPr="001C4B54">
        <w:rPr>
          <w:sz w:val="24"/>
        </w:rPr>
        <w:t>函数的导数</w:t>
      </w:r>
      <w:r w:rsidRPr="001C4B54">
        <w:rPr>
          <w:sz w:val="24"/>
        </w:rPr>
        <w:t xml:space="preserve"> </w:t>
      </w:r>
      <m:oMath>
        <m:r>
          <w:rPr>
            <w:rFonts w:ascii="Cambria Math" w:hAnsi="Cambria Math"/>
            <w:sz w:val="24"/>
          </w:rPr>
          <m:t>1</m:t>
        </m:r>
        <m:r>
          <m:rPr>
            <m:sty m:val="p"/>
          </m:rPr>
          <w:rPr>
            <w:rFonts w:ascii="Cambria Math" w:hAnsi="Cambria Math"/>
            <w:sz w:val="24"/>
          </w:rPr>
          <m:t>-</m:t>
        </m:r>
        <m:r>
          <w:rPr>
            <w:rFonts w:ascii="Cambria Math" w:hAnsi="Cambria Math"/>
            <w:sz w:val="24"/>
          </w:rPr>
          <m:t>tan</m:t>
        </m:r>
        <m:sSup>
          <m:sSupPr>
            <m:ctrlPr>
              <w:rPr>
                <w:rFonts w:ascii="Cambria Math" w:hAnsi="Cambria Math"/>
                <w:sz w:val="24"/>
              </w:rPr>
            </m:ctrlPr>
          </m:sSupPr>
          <m:e>
            <m:r>
              <w:rPr>
                <w:rFonts w:ascii="Cambria Math" w:hAnsi="Cambria Math"/>
                <w:sz w:val="24"/>
              </w:rPr>
              <m:t>h</m:t>
            </m:r>
          </m:e>
          <m:sup>
            <m:r>
              <w:rPr>
                <w:rFonts w:ascii="Cambria Math" w:hAnsi="Cambria Math"/>
                <w:sz w:val="24"/>
              </w:rPr>
              <m:t>2</m:t>
            </m:r>
          </m:sup>
        </m:sSup>
        <m:d>
          <m:dPr>
            <m:ctrlPr>
              <w:rPr>
                <w:rFonts w:ascii="Cambria Math" w:hAnsi="Cambria Math"/>
                <w:sz w:val="24"/>
              </w:rPr>
            </m:ctrlPr>
          </m:dPr>
          <m:e>
            <m:r>
              <w:rPr>
                <w:rFonts w:ascii="Cambria Math" w:hAnsi="Cambria Math"/>
                <w:sz w:val="24"/>
              </w:rPr>
              <m:t>x</m:t>
            </m:r>
          </m:e>
        </m:d>
      </m:oMath>
      <w:r w:rsidRPr="001C4B54">
        <w:rPr>
          <w:sz w:val="24"/>
        </w:rPr>
        <w:t>。</w:t>
      </w:r>
    </w:p>
    <w:p w14:paraId="213DA335" w14:textId="77777777" w:rsidR="00BA4038" w:rsidRPr="001C4B54" w:rsidRDefault="00000000" w:rsidP="007B33C4">
      <w:pPr>
        <w:spacing w:line="360" w:lineRule="auto"/>
        <w:ind w:left="-374" w:right="-700" w:firstLineChars="200" w:firstLine="482"/>
        <w:rPr>
          <w:b/>
          <w:bCs/>
          <w:sz w:val="24"/>
        </w:rPr>
      </w:pPr>
      <w:r w:rsidRPr="001C4B54">
        <w:rPr>
          <w:b/>
          <w:bCs/>
          <w:sz w:val="24"/>
        </w:rPr>
        <w:t>Ⅴ.</w:t>
      </w:r>
      <w:r w:rsidRPr="001C4B54">
        <w:rPr>
          <w:b/>
          <w:bCs/>
          <w:sz w:val="24"/>
        </w:rPr>
        <w:t>计算与</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xh</m:t>
            </m:r>
          </m:sub>
        </m:sSub>
      </m:oMath>
      <w:r w:rsidRPr="001C4B54">
        <w:rPr>
          <w:b/>
          <w:bCs/>
          <w:sz w:val="24"/>
        </w:rPr>
        <w:t>，</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hh</m:t>
            </m:r>
          </m:sub>
        </m:sSub>
      </m:oMath>
      <w:r w:rsidRPr="001C4B54">
        <w:rPr>
          <w:b/>
          <w:bCs/>
          <w:sz w:val="24"/>
        </w:rPr>
        <w:t>，和</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h</m:t>
            </m:r>
          </m:sub>
        </m:sSub>
      </m:oMath>
      <w:r w:rsidRPr="001C4B54">
        <w:rPr>
          <w:b/>
          <w:bCs/>
          <w:sz w:val="24"/>
        </w:rPr>
        <w:t xml:space="preserve"> </w:t>
      </w:r>
      <w:r w:rsidRPr="001C4B54">
        <w:rPr>
          <w:b/>
          <w:bCs/>
          <w:sz w:val="24"/>
        </w:rPr>
        <w:t>相关的梯度：</w:t>
      </w:r>
    </w:p>
    <w:p w14:paraId="001548BF" w14:textId="4AD6ED13" w:rsidR="005A3CF2" w:rsidRPr="001C4B54" w:rsidRDefault="005A3CF2" w:rsidP="007B33C4">
      <w:pPr>
        <w:spacing w:line="360" w:lineRule="auto"/>
        <w:ind w:left="-374" w:right="-700" w:firstLineChars="200" w:firstLine="482"/>
        <w:rPr>
          <w:b/>
          <w:bCs/>
          <w:sz w:val="24"/>
        </w:rPr>
      </w:pPr>
      <w:r w:rsidRPr="001C4B54">
        <w:rPr>
          <w:b/>
          <w:bCs/>
          <w:sz w:val="24"/>
        </w:rPr>
        <w:t>代码：</w:t>
      </w:r>
    </w:p>
    <w:p w14:paraId="39183693" w14:textId="77777777" w:rsidR="005A3CF2" w:rsidRPr="0071721B" w:rsidRDefault="005A3CF2" w:rsidP="007B33C4">
      <w:pPr>
        <w:widowControl/>
        <w:pBdr>
          <w:left w:val="single" w:sz="18" w:space="0" w:color="6CE26C"/>
        </w:pBdr>
        <w:shd w:val="clear" w:color="auto" w:fill="F8F8F8"/>
        <w:spacing w:line="270" w:lineRule="atLeast"/>
        <w:ind w:firstLineChars="100" w:firstLine="240"/>
        <w:rPr>
          <w:color w:val="5C5C5C"/>
          <w:kern w:val="0"/>
          <w:sz w:val="24"/>
        </w:rPr>
      </w:pPr>
      <w:r w:rsidRPr="0071721B">
        <w:rPr>
          <w:color w:val="5C5C5C"/>
          <w:kern w:val="0"/>
          <w:sz w:val="24"/>
        </w:rPr>
        <w:t>dbh += dhraw</w:t>
      </w:r>
    </w:p>
    <w:p w14:paraId="70F279B2" w14:textId="77777777" w:rsidR="005A3CF2" w:rsidRPr="0071721B" w:rsidRDefault="005A3CF2" w:rsidP="007B33C4">
      <w:pPr>
        <w:widowControl/>
        <w:pBdr>
          <w:left w:val="single" w:sz="18" w:space="0" w:color="6CE26C"/>
        </w:pBdr>
        <w:shd w:val="clear" w:color="auto" w:fill="FFFFFF"/>
        <w:spacing w:line="270" w:lineRule="atLeast"/>
        <w:ind w:firstLineChars="100" w:firstLine="240"/>
        <w:rPr>
          <w:color w:val="5C5C5C"/>
          <w:kern w:val="0"/>
          <w:sz w:val="24"/>
        </w:rPr>
      </w:pPr>
      <w:r w:rsidRPr="0071721B">
        <w:rPr>
          <w:color w:val="5C5C5C"/>
          <w:kern w:val="0"/>
          <w:sz w:val="24"/>
        </w:rPr>
        <w:t>dWxh += </w:t>
      </w:r>
      <w:proofErr w:type="gramStart"/>
      <w:r w:rsidRPr="0071721B">
        <w:rPr>
          <w:color w:val="5C5C5C"/>
          <w:kern w:val="0"/>
          <w:sz w:val="24"/>
        </w:rPr>
        <w:t>np.dot(</w:t>
      </w:r>
      <w:proofErr w:type="gramEnd"/>
      <w:r w:rsidRPr="0071721B">
        <w:rPr>
          <w:color w:val="5C5C5C"/>
          <w:kern w:val="0"/>
          <w:sz w:val="24"/>
        </w:rPr>
        <w:t>dhraw, xs[t].T)</w:t>
      </w:r>
    </w:p>
    <w:p w14:paraId="07C2A109" w14:textId="280C5591" w:rsidR="005A3CF2" w:rsidRPr="0071721B" w:rsidRDefault="005A3CF2" w:rsidP="007B33C4">
      <w:pPr>
        <w:widowControl/>
        <w:pBdr>
          <w:left w:val="single" w:sz="18" w:space="0" w:color="6CE26C"/>
        </w:pBdr>
        <w:shd w:val="clear" w:color="auto" w:fill="F8F8F8"/>
        <w:spacing w:line="270" w:lineRule="atLeast"/>
        <w:ind w:firstLineChars="100" w:firstLine="240"/>
        <w:rPr>
          <w:color w:val="5C5C5C"/>
          <w:kern w:val="0"/>
          <w:sz w:val="24"/>
        </w:rPr>
      </w:pPr>
      <w:r w:rsidRPr="0071721B">
        <w:rPr>
          <w:color w:val="5C5C5C"/>
          <w:kern w:val="0"/>
          <w:sz w:val="24"/>
        </w:rPr>
        <w:t>dWhh += </w:t>
      </w:r>
      <w:proofErr w:type="gramStart"/>
      <w:r w:rsidRPr="0071721B">
        <w:rPr>
          <w:color w:val="5C5C5C"/>
          <w:kern w:val="0"/>
          <w:sz w:val="24"/>
        </w:rPr>
        <w:t>np.dot(</w:t>
      </w:r>
      <w:proofErr w:type="gramEnd"/>
      <w:r w:rsidRPr="0071721B">
        <w:rPr>
          <w:color w:val="5C5C5C"/>
          <w:kern w:val="0"/>
          <w:sz w:val="24"/>
        </w:rPr>
        <w:t>dhraw, hs[t-1].T)</w:t>
      </w:r>
    </w:p>
    <w:p w14:paraId="34072C06" w14:textId="78B4A7D3" w:rsidR="00BA4038" w:rsidRPr="001C4B54" w:rsidRDefault="005A3CF2" w:rsidP="007B33C4">
      <w:pPr>
        <w:spacing w:line="360" w:lineRule="auto"/>
        <w:ind w:right="-700" w:firstLine="139"/>
        <w:rPr>
          <w:b/>
          <w:bCs/>
          <w:sz w:val="24"/>
        </w:rPr>
      </w:pPr>
      <w:r w:rsidRPr="001C4B54">
        <w:rPr>
          <w:b/>
          <w:bCs/>
          <w:sz w:val="24"/>
        </w:rPr>
        <w:t>数学公式：</w:t>
      </w:r>
    </w:p>
    <w:p w14:paraId="1230AE4F" w14:textId="77777777" w:rsidR="00BA4038" w:rsidRPr="001C4B54" w:rsidRDefault="00000000" w:rsidP="007B33C4">
      <w:pPr>
        <w:numPr>
          <w:ilvl w:val="0"/>
          <w:numId w:val="2"/>
        </w:numPr>
        <w:spacing w:line="360" w:lineRule="auto"/>
        <w:ind w:left="106" w:right="-700" w:firstLine="139"/>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h</m:t>
                </m:r>
              </m:sub>
            </m:sSub>
          </m:den>
        </m:f>
        <m:r>
          <m:rPr>
            <m:sty m:val="p"/>
          </m:rPr>
          <w:rPr>
            <w:rFonts w:ascii="Cambria Math" w:hAnsi="Cambria Math"/>
            <w:sz w:val="24"/>
          </w:rPr>
          <m:t>+=</m:t>
        </m:r>
        <m:r>
          <w:rPr>
            <w:rFonts w:ascii="Cambria Math" w:hAnsi="Cambria Math"/>
            <w:sz w:val="24"/>
          </w:rPr>
          <m:t>dhraw</m:t>
        </m:r>
      </m:oMath>
    </w:p>
    <w:p w14:paraId="709BD527" w14:textId="77777777" w:rsidR="00BA4038" w:rsidRPr="001C4B54" w:rsidRDefault="00000000" w:rsidP="007B33C4">
      <w:pPr>
        <w:numPr>
          <w:ilvl w:val="0"/>
          <w:numId w:val="2"/>
        </w:numPr>
        <w:spacing w:line="360" w:lineRule="auto"/>
        <w:ind w:left="106" w:right="-700" w:firstLine="139"/>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t</m:t>
            </m:r>
          </m:sub>
          <m:sup>
            <m:r>
              <w:rPr>
                <w:rFonts w:ascii="Cambria Math" w:hAnsi="Cambria Math"/>
                <w:sz w:val="24"/>
              </w:rPr>
              <m:t>T</m:t>
            </m:r>
          </m:sup>
        </m:sSubSup>
      </m:oMath>
    </w:p>
    <w:p w14:paraId="254D2BCF" w14:textId="77777777" w:rsidR="00BA4038" w:rsidRPr="001C4B54" w:rsidRDefault="00000000" w:rsidP="007B33C4">
      <w:pPr>
        <w:numPr>
          <w:ilvl w:val="0"/>
          <w:numId w:val="2"/>
        </w:numPr>
        <w:spacing w:line="360" w:lineRule="auto"/>
        <w:ind w:left="106" w:right="-700" w:firstLine="139"/>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r>
              <m:rPr>
                <m:sty m:val="p"/>
              </m:rPr>
              <w:rPr>
                <w:rFonts w:ascii="Cambria Math" w:hAnsi="Cambria Math"/>
                <w:sz w:val="24"/>
              </w:rPr>
              <m:t>-</m:t>
            </m:r>
            <m:r>
              <w:rPr>
                <w:rFonts w:ascii="Cambria Math" w:hAnsi="Cambria Math"/>
                <w:sz w:val="24"/>
              </w:rPr>
              <m:t>1</m:t>
            </m:r>
          </m:sub>
          <m:sup>
            <m:r>
              <w:rPr>
                <w:rFonts w:ascii="Cambria Math" w:hAnsi="Cambria Math"/>
                <w:sz w:val="24"/>
              </w:rPr>
              <m:t>T</m:t>
            </m:r>
          </m:sup>
        </m:sSubSup>
      </m:oMath>
    </w:p>
    <w:p w14:paraId="1C967ABE" w14:textId="77777777" w:rsidR="00BA4038" w:rsidRPr="001C4B54" w:rsidRDefault="00000000" w:rsidP="007B33C4">
      <w:pPr>
        <w:spacing w:line="360" w:lineRule="auto"/>
        <w:ind w:left="-374" w:right="-700" w:firstLineChars="200" w:firstLine="482"/>
        <w:rPr>
          <w:b/>
          <w:bCs/>
          <w:sz w:val="24"/>
        </w:rPr>
      </w:pPr>
      <w:r w:rsidRPr="001C4B54">
        <w:rPr>
          <w:b/>
          <w:bCs/>
          <w:sz w:val="24"/>
        </w:rPr>
        <w:t>Ⅵ.</w:t>
      </w:r>
      <w:r w:rsidRPr="001C4B54">
        <w:rPr>
          <w:b/>
          <w:bCs/>
          <w:sz w:val="24"/>
        </w:rPr>
        <w:t>更新下一个时间步的</w:t>
      </w:r>
      <w:r w:rsidRPr="001C4B54">
        <w:rPr>
          <w:b/>
          <w:bCs/>
          <w:sz w:val="24"/>
        </w:rPr>
        <w:t xml:space="preserve"> </w:t>
      </w:r>
      <m:oMath>
        <m:r>
          <m:rPr>
            <m:sty m:val="bi"/>
          </m:rPr>
          <w:rPr>
            <w:rFonts w:ascii="Cambria Math" w:hAnsi="Cambria Math"/>
            <w:sz w:val="24"/>
          </w:rPr>
          <m:t>dhnext</m:t>
        </m:r>
      </m:oMath>
      <w:r w:rsidRPr="001C4B54">
        <w:rPr>
          <w:b/>
          <w:bCs/>
          <w:sz w:val="24"/>
        </w:rPr>
        <w:t>：</w:t>
      </w:r>
    </w:p>
    <w:p w14:paraId="4E51B189" w14:textId="1F9DAE20" w:rsidR="005A3CF2" w:rsidRPr="001C4B54" w:rsidRDefault="005A3CF2" w:rsidP="007B33C4">
      <w:pPr>
        <w:spacing w:line="360" w:lineRule="auto"/>
        <w:ind w:left="-374" w:right="-700" w:firstLineChars="200" w:firstLine="482"/>
        <w:rPr>
          <w:b/>
          <w:bCs/>
          <w:sz w:val="24"/>
        </w:rPr>
      </w:pPr>
      <w:r w:rsidRPr="001C4B54">
        <w:rPr>
          <w:b/>
          <w:bCs/>
          <w:sz w:val="24"/>
        </w:rPr>
        <w:t>代码：</w:t>
      </w:r>
    </w:p>
    <w:p w14:paraId="3A589A64"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dhnext</w:t>
      </w:r>
      <w:r w:rsidRPr="0071721B">
        <w:rPr>
          <w:rFonts w:ascii="Times New Roman" w:hAnsi="Times New Roman" w:cs="Times New Roman"/>
          <w:color w:val="5C5C5C"/>
        </w:rPr>
        <w:t> = </w:t>
      </w:r>
      <w:proofErr w:type="gramStart"/>
      <w:r w:rsidRPr="0071721B">
        <w:rPr>
          <w:rFonts w:ascii="Times New Roman" w:hAnsi="Times New Roman" w:cs="Times New Roman"/>
          <w:color w:val="5C5C5C"/>
        </w:rPr>
        <w:t>np.dot(</w:t>
      </w:r>
      <w:proofErr w:type="gramEnd"/>
      <w:r w:rsidRPr="0071721B">
        <w:rPr>
          <w:rFonts w:ascii="Times New Roman" w:hAnsi="Times New Roman" w:cs="Times New Roman"/>
          <w:color w:val="5C5C5C"/>
        </w:rPr>
        <w:t>Whh.T, dhraw)</w:t>
      </w:r>
    </w:p>
    <w:p w14:paraId="2A66B18A" w14:textId="29B490A4" w:rsidR="00BA4038" w:rsidRPr="001C4B54" w:rsidRDefault="0071721B" w:rsidP="007B33C4">
      <w:pPr>
        <w:spacing w:line="360" w:lineRule="auto"/>
        <w:ind w:left="-374" w:right="-700" w:firstLineChars="200" w:firstLine="482"/>
        <w:rPr>
          <w:sz w:val="24"/>
        </w:rPr>
      </w:pPr>
      <w:r w:rsidRPr="0071721B">
        <w:rPr>
          <w:rFonts w:hint="eastAsia"/>
          <w:b/>
          <w:bCs/>
          <w:sz w:val="24"/>
        </w:rPr>
        <w:t>数学</w:t>
      </w:r>
      <w:r w:rsidRPr="001C4B54">
        <w:rPr>
          <w:b/>
          <w:bCs/>
          <w:sz w:val="24"/>
        </w:rPr>
        <w:t>公式</w:t>
      </w:r>
      <w:r w:rsidRPr="001C4B54">
        <w:rPr>
          <w:sz w:val="24"/>
        </w:rPr>
        <w:t>：</w:t>
      </w:r>
    </w:p>
    <w:p w14:paraId="168236A1" w14:textId="135272B6" w:rsidR="00BA4038" w:rsidRPr="001C4B54" w:rsidRDefault="00000000" w:rsidP="007B33C4">
      <w:pPr>
        <w:spacing w:line="360" w:lineRule="auto"/>
        <w:ind w:left="-374" w:right="-700" w:firstLine="139"/>
        <w:rPr>
          <w:sz w:val="24"/>
        </w:rPr>
      </w:pPr>
      <m:oMathPara>
        <m:oMath>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hh</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dhraw</m:t>
          </m:r>
        </m:oMath>
      </m:oMathPara>
    </w:p>
    <w:p w14:paraId="1C767C6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这些步骤中的梯度计算反映了网络中损失对于各个参数的敏感度，即对这些参数的微小改变将如何影响整体的损失。这些梯度随后会被用于参数的更新，通常通过梯度下降或其他优化算法来减小网络的损失，并提高模型的性能。</w:t>
      </w:r>
    </w:p>
    <w:p w14:paraId="088E706E" w14:textId="77777777" w:rsidR="00BA4038" w:rsidRPr="001C4B54" w:rsidRDefault="00000000" w:rsidP="007B33C4">
      <w:pPr>
        <w:spacing w:line="360" w:lineRule="auto"/>
        <w:ind w:left="-374" w:right="-700" w:firstLineChars="200" w:firstLine="480"/>
        <w:rPr>
          <w:sz w:val="24"/>
        </w:rPr>
      </w:pPr>
      <w:r w:rsidRPr="001C4B54">
        <w:rPr>
          <w:sz w:val="24"/>
        </w:rPr>
        <w:t>求得各个参数的梯度后，使用梯度下降法更新权重，参数的更新可以写作：</w:t>
      </w:r>
    </w:p>
    <w:p w14:paraId="5B7BE19C"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r>
          <m:rPr>
            <m:sty m:val="p"/>
          </m:rPr>
          <w:rPr>
            <w:rFonts w:ascii="Cambria Math" w:hAnsi="Cambria Math"/>
            <w:sz w:val="24"/>
          </w:rPr>
          <m:t>θ</m:t>
        </m:r>
        <m:box>
          <m:boxPr>
            <m:opEmu m:val="1"/>
            <m:ctrlPr>
              <w:rPr>
                <w:rFonts w:ascii="Cambria Math" w:hAnsi="Cambria Math"/>
                <w:sz w:val="24"/>
              </w:rPr>
            </m:ctrlPr>
          </m:boxPr>
          <m:e>
            <m:r>
              <m:rPr>
                <m:sty m:val="p"/>
              </m:rPr>
              <w:rPr>
                <w:rFonts w:ascii="Cambria Math" w:hAnsi="Cambria Math"/>
                <w:sz w:val="24"/>
              </w:rPr>
              <m:t>:=</m:t>
            </m:r>
          </m:e>
        </m:box>
        <m:r>
          <m:rPr>
            <m:sty m:val="p"/>
          </m:rPr>
          <w:rPr>
            <w:rFonts w:ascii="Cambria Math" w:hAnsi="Cambria Math"/>
            <w:sz w:val="24"/>
          </w:rPr>
          <m:t>θ-α⋅</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p>
    <w:p w14:paraId="3A8AF99C" w14:textId="77777777" w:rsidR="00BA4038" w:rsidRPr="001C4B54" w:rsidRDefault="00000000" w:rsidP="007B33C4">
      <w:pPr>
        <w:spacing w:line="360" w:lineRule="auto"/>
        <w:ind w:left="-374" w:right="-700" w:firstLineChars="215" w:firstLine="516"/>
        <w:rPr>
          <w:sz w:val="24"/>
        </w:rPr>
      </w:pPr>
      <m:oMath>
        <m:r>
          <m:rPr>
            <m:sty m:val="p"/>
          </m:rPr>
          <w:rPr>
            <w:rFonts w:ascii="Cambria Math" w:hAnsi="Cambria Math"/>
            <w:sz w:val="24"/>
          </w:rPr>
          <m:t>θ</m:t>
        </m:r>
      </m:oMath>
      <w:r w:rsidRPr="001C4B54">
        <w:rPr>
          <w:sz w:val="24"/>
        </w:rPr>
        <w:t xml:space="preserve"> </w:t>
      </w:r>
      <w:r w:rsidRPr="001C4B54">
        <w:rPr>
          <w:sz w:val="24"/>
        </w:rPr>
        <w:t>代表模型参数（</w:t>
      </w:r>
      <w:r w:rsidRPr="001C4B54">
        <w:rPr>
          <w:sz w:val="24"/>
        </w:rPr>
        <w:t>Wxh, Whh, Why, bh, by</w:t>
      </w:r>
      <w:r w:rsidRPr="001C4B54">
        <w:rPr>
          <w:sz w:val="24"/>
        </w:rPr>
        <w:t>）</w:t>
      </w:r>
    </w:p>
    <w:p w14:paraId="0096AAA5" w14:textId="77777777" w:rsidR="00BA4038" w:rsidRPr="001C4B54" w:rsidRDefault="00000000" w:rsidP="007B33C4">
      <w:pPr>
        <w:spacing w:line="360" w:lineRule="auto"/>
        <w:ind w:left="-374" w:right="-700" w:firstLineChars="215" w:firstLine="516"/>
        <w:rPr>
          <w:sz w:val="24"/>
        </w:rPr>
      </w:pPr>
      <m:oMath>
        <m:r>
          <m:rPr>
            <m:sty m:val="p"/>
          </m:rPr>
          <w:rPr>
            <w:rFonts w:ascii="Cambria Math" w:hAnsi="Cambria Math"/>
            <w:sz w:val="24"/>
          </w:rPr>
          <m:t>α</m:t>
        </m:r>
      </m:oMath>
      <w:r w:rsidRPr="001C4B54">
        <w:rPr>
          <w:sz w:val="24"/>
        </w:rPr>
        <w:t xml:space="preserve"> </w:t>
      </w:r>
      <w:r w:rsidRPr="001C4B54">
        <w:rPr>
          <w:sz w:val="24"/>
        </w:rPr>
        <w:t>代表学习率（</w:t>
      </w:r>
      <w:r w:rsidRPr="001C4B54">
        <w:rPr>
          <w:sz w:val="24"/>
        </w:rPr>
        <w:t>learning_rate</w:t>
      </w:r>
      <w:r w:rsidRPr="001C4B54">
        <w:rPr>
          <w:sz w:val="24"/>
        </w:rPr>
        <w:t>）</w:t>
      </w:r>
    </w:p>
    <w:p w14:paraId="2F1D2EAB" w14:textId="675B3FB4" w:rsidR="00BA4038" w:rsidRPr="001C4B54" w:rsidRDefault="00000000" w:rsidP="007B33C4">
      <w:pPr>
        <w:spacing w:line="360" w:lineRule="auto"/>
        <w:ind w:left="-374" w:right="-700" w:firstLineChars="215" w:firstLine="516"/>
        <w:rPr>
          <w:sz w:val="24"/>
        </w:rPr>
      </w:pPr>
      <m:oMath>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r w:rsidRPr="001C4B54">
        <w:rPr>
          <w:sz w:val="24"/>
        </w:rPr>
        <w:t xml:space="preserve"> </w:t>
      </w:r>
      <w:r w:rsidRPr="001C4B54">
        <w:rPr>
          <w:sz w:val="24"/>
        </w:rPr>
        <w:t>代表损失函数</w:t>
      </w:r>
      <w:r w:rsidRPr="001C4B54">
        <w:rPr>
          <w:sz w:val="24"/>
        </w:rPr>
        <w:t>J</w:t>
      </w:r>
      <w:r w:rsidRPr="001C4B54">
        <w:rPr>
          <w:sz w:val="24"/>
        </w:rPr>
        <w:t>关于参数</w:t>
      </w:r>
      <m:oMath>
        <m:r>
          <m:rPr>
            <m:sty m:val="p"/>
          </m:rPr>
          <w:rPr>
            <w:rFonts w:ascii="Cambria Math" w:hAnsi="Cambria Math"/>
            <w:sz w:val="24"/>
          </w:rPr>
          <m:t>θ</m:t>
        </m:r>
      </m:oMath>
      <w:r w:rsidRPr="001C4B54">
        <w:rPr>
          <w:sz w:val="24"/>
        </w:rPr>
        <w:t>的梯度（</w:t>
      </w:r>
      <w:r w:rsidRPr="001C4B54">
        <w:rPr>
          <w:sz w:val="24"/>
        </w:rPr>
        <w:t>dWxh, dWhh, dWhy, dbh, dby</w:t>
      </w:r>
      <w:r w:rsidRPr="001C4B54">
        <w:rPr>
          <w:sz w:val="24"/>
        </w:rPr>
        <w:t>）</w:t>
      </w:r>
    </w:p>
    <w:p w14:paraId="08D5AF7C" w14:textId="77777777" w:rsidR="00BA4038" w:rsidRPr="001C4B54" w:rsidRDefault="00000000" w:rsidP="007B33C4">
      <w:pPr>
        <w:spacing w:line="360" w:lineRule="auto"/>
        <w:ind w:right="-700" w:firstLineChars="59" w:firstLine="142"/>
        <w:rPr>
          <w:sz w:val="24"/>
        </w:rPr>
      </w:pPr>
      <w:r w:rsidRPr="001C4B54">
        <w:rPr>
          <w:sz w:val="24"/>
        </w:rPr>
        <w:t>因此，对于每个参数和梯度对</w:t>
      </w:r>
      <w:r w:rsidRPr="001C4B54">
        <w:rPr>
          <w:sz w:val="24"/>
        </w:rPr>
        <w:t xml:space="preserve"> </w:t>
      </w:r>
      <w:r w:rsidRPr="001C4B54">
        <w:rPr>
          <w:rStyle w:val="VerbatimChar"/>
          <w:i w:val="0"/>
          <w:sz w:val="24"/>
        </w:rPr>
        <w:t>(param, dparam)</w:t>
      </w:r>
      <w:r w:rsidRPr="001C4B54">
        <w:rPr>
          <w:sz w:val="24"/>
        </w:rPr>
        <w:t>，参数更新的数学表示将是：</w:t>
      </w:r>
    </w:p>
    <w:p w14:paraId="08B9DAD1" w14:textId="77777777" w:rsidR="00BA4038" w:rsidRPr="001C4B54" w:rsidRDefault="00000000" w:rsidP="007B33C4">
      <w:pPr>
        <w:numPr>
          <w:ilvl w:val="0"/>
          <w:numId w:val="2"/>
        </w:numPr>
        <w:spacing w:line="360" w:lineRule="auto"/>
        <w:ind w:left="106" w:right="-700" w:firstLineChars="59" w:firstLine="142"/>
        <w:rPr>
          <w:sz w:val="24"/>
        </w:rPr>
      </w:pPr>
      <w:r w:rsidRPr="001C4B54">
        <w:rPr>
          <w:sz w:val="24"/>
        </w:rPr>
        <w:t xml:space="preserve">                 </w:t>
      </w:r>
      <m:oMath>
        <m:r>
          <m:rPr>
            <m:nor/>
          </m:rPr>
          <w:rPr>
            <w:sz w:val="24"/>
          </w:rPr>
          <m:t>param</m:t>
        </m:r>
        <m:box>
          <m:boxPr>
            <m:opEmu m:val="1"/>
            <m:ctrlPr>
              <w:rPr>
                <w:rFonts w:ascii="Cambria Math" w:hAnsi="Cambria Math"/>
                <w:sz w:val="24"/>
              </w:rPr>
            </m:ctrlPr>
          </m:boxPr>
          <m:e>
            <m:r>
              <m:rPr>
                <m:sty m:val="p"/>
              </m:rPr>
              <w:rPr>
                <w:rFonts w:ascii="Cambria Math" w:hAnsi="Cambria Math"/>
                <w:sz w:val="24"/>
              </w:rPr>
              <m:t>:=</m:t>
            </m:r>
          </m:e>
        </m:box>
        <m:r>
          <m:rPr>
            <m:nor/>
          </m:rPr>
          <w:rPr>
            <w:sz w:val="24"/>
          </w:rPr>
          <m:t>param-</m:t>
        </m:r>
        <m:r>
          <m:rPr>
            <m:sty m:val="p"/>
          </m:rPr>
          <w:rPr>
            <w:rFonts w:ascii="Cambria Math" w:hAnsi="Cambria Math"/>
            <w:sz w:val="24"/>
          </w:rPr>
          <m:t>α⋅dparam</m:t>
        </m:r>
      </m:oMath>
    </w:p>
    <w:p w14:paraId="5D0C2694" w14:textId="45E67A00" w:rsidR="00BA4038" w:rsidRPr="001C4B54" w:rsidRDefault="00000000" w:rsidP="007B33C4">
      <w:pPr>
        <w:spacing w:line="360" w:lineRule="auto"/>
        <w:ind w:right="-700" w:firstLineChars="59" w:firstLine="142"/>
        <w:rPr>
          <w:sz w:val="24"/>
        </w:rPr>
      </w:pPr>
      <w:r w:rsidRPr="001C4B54">
        <w:rPr>
          <w:sz w:val="24"/>
        </w:rPr>
        <w:t>具体的参数</w:t>
      </w:r>
      <w:r w:rsidR="005A3CF2" w:rsidRPr="001C4B54">
        <w:rPr>
          <w:sz w:val="24"/>
        </w:rPr>
        <w:t>更新为</w:t>
      </w:r>
      <w:r w:rsidRPr="001C4B54">
        <w:rPr>
          <w:sz w:val="24"/>
        </w:rPr>
        <w:t>：</w:t>
      </w:r>
    </w:p>
    <w:p w14:paraId="3630E920" w14:textId="77777777" w:rsidR="00BA4038" w:rsidRPr="001C4B54" w:rsidRDefault="00000000" w:rsidP="007B33C4">
      <w:pPr>
        <w:numPr>
          <w:ilvl w:val="0"/>
          <w:numId w:val="2"/>
        </w:numPr>
        <w:spacing w:line="360" w:lineRule="auto"/>
        <w:ind w:left="106" w:right="-700" w:firstLine="139"/>
        <w:rPr>
          <w:sz w:val="24"/>
        </w:rPr>
      </w:pPr>
      <w:r w:rsidRPr="001C4B54">
        <w:rPr>
          <w:sz w:val="24"/>
        </w:rPr>
        <w:lastRenderedPageBreak/>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oMath>
    </w:p>
    <w:p w14:paraId="0D6C3B42"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oMath>
    </w:p>
    <w:p w14:paraId="0C2A0329"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oMath>
    </w:p>
    <w:p w14:paraId="42C7E781"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oMath>
    </w:p>
    <w:p w14:paraId="0A090EC4"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oMath>
    </w:p>
    <w:p w14:paraId="188832F2" w14:textId="77777777" w:rsidR="00BA4038" w:rsidRDefault="00000000" w:rsidP="007B33C4">
      <w:pPr>
        <w:spacing w:line="360" w:lineRule="auto"/>
        <w:ind w:left="-374" w:right="-700" w:firstLineChars="300" w:firstLine="720"/>
        <w:rPr>
          <w:sz w:val="24"/>
        </w:rPr>
      </w:pPr>
      <w:r w:rsidRPr="001C4B54">
        <w:rPr>
          <w:sz w:val="24"/>
        </w:rPr>
        <w:t>这里的</w:t>
      </w:r>
      <w:r w:rsidRPr="001C4B54">
        <w:rPr>
          <w:sz w:val="24"/>
        </w:rPr>
        <w:t xml:space="preserve"> “:=” </w:t>
      </w:r>
      <w:r w:rsidRPr="001C4B54">
        <w:rPr>
          <w:sz w:val="24"/>
        </w:rPr>
        <w:t>表示更新操作。简单来说，每个参数都会减去其梯度乘以学习率，这是一个基本的梯度下降步骤，用于最小化损失函数，改善模型的预测性能。</w:t>
      </w:r>
    </w:p>
    <w:p w14:paraId="4B0409B1" w14:textId="39D5FAB5" w:rsidR="002A0AC5" w:rsidRDefault="002A0AC5" w:rsidP="007B33C4">
      <w:pPr>
        <w:pStyle w:val="ab"/>
        <w:ind w:firstLine="480"/>
        <w:rPr>
          <w:rFonts w:ascii="Times New Roman" w:hAnsi="Times New Roman" w:cs="Times New Roman"/>
          <w:b/>
          <w:bCs/>
        </w:rPr>
      </w:pPr>
      <w:r w:rsidRPr="002A0AC5">
        <w:rPr>
          <w:rFonts w:ascii="Times New Roman" w:hAnsi="Times New Roman" w:cs="Times New Roman" w:hint="eastAsia"/>
        </w:rPr>
        <w:t>⑤</w:t>
      </w:r>
      <w:r w:rsidRPr="001C4B54">
        <w:rPr>
          <w:rFonts w:ascii="Times New Roman" w:hAnsi="Times New Roman" w:cs="Times New Roman"/>
        </w:rPr>
        <w:t xml:space="preserve"> </w:t>
      </w:r>
      <w:r>
        <w:rPr>
          <w:rFonts w:ascii="Times New Roman" w:hAnsi="Times New Roman" w:cs="Times New Roman" w:hint="eastAsia"/>
          <w:b/>
          <w:bCs/>
        </w:rPr>
        <w:t>英文测试</w:t>
      </w:r>
    </w:p>
    <w:p w14:paraId="554FBF39" w14:textId="54F81A45" w:rsidR="001C4B54" w:rsidRDefault="002A0AC5" w:rsidP="007B33C4">
      <w:pPr>
        <w:pStyle w:val="ab"/>
        <w:ind w:firstLine="480"/>
        <w:rPr>
          <w:rFonts w:ascii="Times New Roman" w:hAnsi="Times New Roman" w:cs="Times New Roman"/>
        </w:rPr>
      </w:pPr>
      <w:r>
        <w:rPr>
          <w:rFonts w:ascii="Times New Roman" w:hAnsi="Times New Roman" w:cs="Times New Roman" w:hint="eastAsia"/>
        </w:rPr>
        <w:t>本模型因手敲实现，需要初步测试模型的可行性再去实现诗歌集的训练。</w:t>
      </w:r>
    </w:p>
    <w:p w14:paraId="6FE157B6" w14:textId="2E490DCC" w:rsidR="002A0AC5" w:rsidRPr="002A0AC5" w:rsidRDefault="002A0AC5" w:rsidP="007B33C4">
      <w:pPr>
        <w:pStyle w:val="ab"/>
        <w:ind w:firstLine="480"/>
        <w:rPr>
          <w:rFonts w:ascii="Times New Roman" w:hAnsi="Times New Roman" w:cs="Times New Roman"/>
          <w:kern w:val="2"/>
        </w:rPr>
      </w:pPr>
      <w:r w:rsidRPr="002A0AC5">
        <w:rPr>
          <w:rFonts w:ascii="Times New Roman" w:hAnsi="Times New Roman" w:cs="Times New Roman" w:hint="eastAsia"/>
          <w:kern w:val="2"/>
        </w:rPr>
        <w:t>这是使用较为简单的英文文章进行初步测试，数据为《哈默雷特》中的片段。</w:t>
      </w:r>
    </w:p>
    <w:p w14:paraId="647CD392" w14:textId="3682F5A8" w:rsidR="002A0AC5" w:rsidRPr="002A0AC5" w:rsidRDefault="002A0AC5" w:rsidP="007B33C4">
      <w:pPr>
        <w:pStyle w:val="ab"/>
        <w:ind w:firstLine="480"/>
        <w:rPr>
          <w:rFonts w:ascii="Times New Roman" w:hAnsi="Times New Roman" w:cs="Times New Roman"/>
          <w:kern w:val="2"/>
        </w:rPr>
      </w:pPr>
      <w:r w:rsidRPr="002A0AC5">
        <w:rPr>
          <w:rFonts w:ascii="Times New Roman" w:hAnsi="Times New Roman" w:cs="Times New Roman" w:hint="eastAsia"/>
          <w:kern w:val="2"/>
        </w:rPr>
        <w:t>迭代十万次后的</w:t>
      </w:r>
      <w:r w:rsidRPr="002A0AC5">
        <w:rPr>
          <w:rFonts w:ascii="Times New Roman" w:hAnsi="Times New Roman" w:cs="Times New Roman" w:hint="eastAsia"/>
          <w:kern w:val="2"/>
        </w:rPr>
        <w:t>l</w:t>
      </w:r>
      <w:r w:rsidRPr="002A0AC5">
        <w:rPr>
          <w:rFonts w:ascii="Times New Roman" w:hAnsi="Times New Roman" w:cs="Times New Roman"/>
          <w:kern w:val="2"/>
        </w:rPr>
        <w:t>oss</w:t>
      </w:r>
      <w:r w:rsidRPr="002A0AC5">
        <w:rPr>
          <w:rFonts w:ascii="Times New Roman" w:hAnsi="Times New Roman" w:cs="Times New Roman" w:hint="eastAsia"/>
          <w:kern w:val="2"/>
        </w:rPr>
        <w:t>曲线如下：</w:t>
      </w:r>
    </w:p>
    <w:p w14:paraId="775782D8" w14:textId="7DC7395D" w:rsidR="002A0AC5" w:rsidRDefault="002A0AC5" w:rsidP="005126C1">
      <w:pPr>
        <w:pStyle w:val="ab"/>
        <w:jc w:val="center"/>
        <w:rPr>
          <w:rFonts w:ascii="Times New Roman" w:hAnsi="Times New Roman" w:cs="Times New Roman"/>
          <w:b/>
          <w:bCs/>
        </w:rPr>
      </w:pPr>
      <w:r>
        <w:rPr>
          <w:rFonts w:ascii="Times New Roman" w:hAnsi="Times New Roman" w:cs="Times New Roman" w:hint="eastAsia"/>
          <w:b/>
          <w:bCs/>
          <w:noProof/>
        </w:rPr>
        <w:drawing>
          <wp:inline distT="0" distB="0" distL="0" distR="0" wp14:anchorId="5FBD33C4" wp14:editId="42E21FBE">
            <wp:extent cx="2649254" cy="1985425"/>
            <wp:effectExtent l="0" t="0" r="0" b="0"/>
            <wp:docPr id="21296675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363" cy="2001244"/>
                    </a:xfrm>
                    <a:prstGeom prst="rect">
                      <a:avLst/>
                    </a:prstGeom>
                    <a:noFill/>
                    <a:ln>
                      <a:noFill/>
                    </a:ln>
                  </pic:spPr>
                </pic:pic>
              </a:graphicData>
            </a:graphic>
          </wp:inline>
        </w:drawing>
      </w:r>
    </w:p>
    <w:p w14:paraId="620ED945" w14:textId="68A5AFCB" w:rsidR="002A0AC5" w:rsidRPr="002A0AC5" w:rsidRDefault="002A0AC5" w:rsidP="007B33C4">
      <w:pPr>
        <w:pStyle w:val="ab"/>
        <w:ind w:firstLine="480"/>
        <w:rPr>
          <w:rFonts w:ascii="Times New Roman" w:hAnsi="Times New Roman" w:cs="Times New Roman"/>
          <w:kern w:val="2"/>
        </w:rPr>
      </w:pPr>
      <w:r w:rsidRPr="002A0AC5">
        <w:rPr>
          <w:rFonts w:ascii="Times New Roman" w:hAnsi="Times New Roman" w:cs="Times New Roman" w:hint="eastAsia"/>
          <w:kern w:val="2"/>
        </w:rPr>
        <w:t>此曲线是较为平滑的收敛曲线，因此可以初步判断模型的可行性。</w:t>
      </w:r>
    </w:p>
    <w:p w14:paraId="3C173B2A"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2</w:t>
      </w:r>
      <w:r w:rsidRPr="001C4B54">
        <w:rPr>
          <w:b/>
          <w:bCs/>
          <w:sz w:val="24"/>
        </w:rPr>
        <w:t>）</w:t>
      </w:r>
      <w:r w:rsidRPr="001C4B54">
        <w:rPr>
          <w:b/>
          <w:bCs/>
          <w:sz w:val="24"/>
        </w:rPr>
        <w:t>LSTM</w:t>
      </w:r>
      <w:r w:rsidRPr="001C4B54">
        <w:rPr>
          <w:b/>
          <w:bCs/>
          <w:sz w:val="24"/>
        </w:rPr>
        <w:t>模型</w:t>
      </w:r>
    </w:p>
    <w:p w14:paraId="62459E83" w14:textId="77777777" w:rsidR="00BA4038" w:rsidRPr="001C4B54" w:rsidRDefault="00000000" w:rsidP="007B33C4">
      <w:pPr>
        <w:spacing w:line="360" w:lineRule="auto"/>
        <w:ind w:left="-374" w:right="-700" w:firstLineChars="300" w:firstLine="720"/>
        <w:rPr>
          <w:sz w:val="24"/>
        </w:rPr>
      </w:pPr>
      <w:r w:rsidRPr="001C4B54">
        <w:rPr>
          <w:sz w:val="24"/>
        </w:rPr>
        <w:t>LSTM</w:t>
      </w:r>
      <w:r w:rsidRPr="001C4B54">
        <w:rPr>
          <w:sz w:val="24"/>
        </w:rPr>
        <w:t>从被设计之初就被用于解决一般递归神经网络中普遍存在的</w:t>
      </w:r>
      <w:r w:rsidRPr="001C4B54">
        <w:rPr>
          <w:b/>
          <w:bCs/>
          <w:sz w:val="24"/>
        </w:rPr>
        <w:t>长期依赖问题</w:t>
      </w:r>
      <w:r w:rsidRPr="001C4B54">
        <w:rPr>
          <w:sz w:val="24"/>
        </w:rPr>
        <w:t>，使用</w:t>
      </w:r>
      <w:r w:rsidRPr="001C4B54">
        <w:rPr>
          <w:sz w:val="24"/>
        </w:rPr>
        <w:t>LSTM</w:t>
      </w:r>
      <w:r w:rsidRPr="001C4B54">
        <w:rPr>
          <w:sz w:val="24"/>
        </w:rPr>
        <w:t>可以有效的传递和</w:t>
      </w:r>
      <w:proofErr w:type="gramStart"/>
      <w:r w:rsidRPr="001C4B54">
        <w:rPr>
          <w:sz w:val="24"/>
        </w:rPr>
        <w:t>表达长</w:t>
      </w:r>
      <w:proofErr w:type="gramEnd"/>
      <w:r w:rsidRPr="001C4B54">
        <w:rPr>
          <w:sz w:val="24"/>
        </w:rPr>
        <w:t>时间序列中的信息并且不会导致长时间前的有用信息被忽略（遗忘）。与此同时，</w:t>
      </w:r>
      <w:r w:rsidRPr="001C4B54">
        <w:rPr>
          <w:sz w:val="24"/>
        </w:rPr>
        <w:t>LSTM</w:t>
      </w:r>
      <w:r w:rsidRPr="001C4B54">
        <w:rPr>
          <w:sz w:val="24"/>
        </w:rPr>
        <w:t>还可以解决</w:t>
      </w:r>
      <w:r w:rsidRPr="001C4B54">
        <w:rPr>
          <w:sz w:val="24"/>
        </w:rPr>
        <w:t>RNN</w:t>
      </w:r>
      <w:r w:rsidRPr="001C4B54">
        <w:rPr>
          <w:sz w:val="24"/>
        </w:rPr>
        <w:t>中的梯度消失</w:t>
      </w:r>
      <w:r w:rsidRPr="001C4B54">
        <w:rPr>
          <w:sz w:val="24"/>
        </w:rPr>
        <w:t>/</w:t>
      </w:r>
      <w:r w:rsidRPr="001C4B54">
        <w:rPr>
          <w:sz w:val="24"/>
        </w:rPr>
        <w:t>爆炸问题。</w:t>
      </w:r>
      <w:r w:rsidRPr="001C4B54">
        <w:rPr>
          <w:sz w:val="24"/>
        </w:rPr>
        <w:t>LSTM</w:t>
      </w:r>
      <w:r w:rsidRPr="001C4B54">
        <w:rPr>
          <w:sz w:val="24"/>
        </w:rPr>
        <w:t>的结构图如下所示：</w:t>
      </w:r>
    </w:p>
    <w:p w14:paraId="23DEE2C8" w14:textId="77777777" w:rsidR="00BA4038" w:rsidRPr="001C4B54" w:rsidRDefault="00000000" w:rsidP="007B33C4">
      <w:pPr>
        <w:spacing w:line="360" w:lineRule="auto"/>
        <w:ind w:left="-374" w:right="-700" w:firstLine="122"/>
      </w:pPr>
      <w:r w:rsidRPr="001C4B54">
        <w:rPr>
          <w:noProof/>
        </w:rPr>
        <w:lastRenderedPageBreak/>
        <w:drawing>
          <wp:inline distT="0" distB="0" distL="0" distR="0" wp14:anchorId="152CDA91" wp14:editId="74C9B0A2">
            <wp:extent cx="5334000" cy="2642870"/>
            <wp:effectExtent l="0" t="0" r="0" b="8890"/>
            <wp:docPr id="51" name="Picture" descr="image-20240109011532008"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image-20240109011532008" title="fig:"/>
                    <pic:cNvPicPr>
                      <a:picLocks noChangeAspect="1" noChangeArrowheads="1"/>
                    </pic:cNvPicPr>
                  </pic:nvPicPr>
                  <pic:blipFill>
                    <a:blip r:embed="rId16"/>
                    <a:stretch>
                      <a:fillRect/>
                    </a:stretch>
                  </pic:blipFill>
                  <pic:spPr>
                    <a:xfrm>
                      <a:off x="0" y="0"/>
                      <a:ext cx="5334000" cy="2643039"/>
                    </a:xfrm>
                    <a:prstGeom prst="rect">
                      <a:avLst/>
                    </a:prstGeom>
                    <a:noFill/>
                    <a:ln w="9525">
                      <a:noFill/>
                    </a:ln>
                  </pic:spPr>
                </pic:pic>
              </a:graphicData>
            </a:graphic>
          </wp:inline>
        </w:drawing>
      </w:r>
    </w:p>
    <w:p w14:paraId="38AEC84E" w14:textId="77777777" w:rsidR="00BA4038" w:rsidRPr="001C4B54" w:rsidRDefault="00000000" w:rsidP="007B33C4">
      <w:pPr>
        <w:spacing w:line="360" w:lineRule="auto"/>
        <w:ind w:left="-374" w:right="-700" w:firstLineChars="300" w:firstLine="720"/>
        <w:rPr>
          <w:sz w:val="24"/>
        </w:rPr>
      </w:pPr>
      <w:r w:rsidRPr="001C4B54">
        <w:rPr>
          <w:sz w:val="24"/>
        </w:rPr>
        <w:t>本课题之所以使用基于</w:t>
      </w:r>
      <w:r w:rsidRPr="001C4B54">
        <w:rPr>
          <w:sz w:val="24"/>
        </w:rPr>
        <w:t>pytorch</w:t>
      </w:r>
      <w:r w:rsidRPr="001C4B54">
        <w:rPr>
          <w:sz w:val="24"/>
        </w:rPr>
        <w:t>的</w:t>
      </w:r>
      <w:r w:rsidRPr="001C4B54">
        <w:rPr>
          <w:sz w:val="24"/>
        </w:rPr>
        <w:t>LSTM</w:t>
      </w:r>
      <w:r w:rsidRPr="001C4B54">
        <w:rPr>
          <w:sz w:val="24"/>
        </w:rPr>
        <w:t>模型与之对比，是因为简单</w:t>
      </w:r>
      <w:r w:rsidRPr="001C4B54">
        <w:rPr>
          <w:sz w:val="24"/>
        </w:rPr>
        <w:t>RNN</w:t>
      </w:r>
      <w:r w:rsidRPr="001C4B54">
        <w:rPr>
          <w:sz w:val="24"/>
        </w:rPr>
        <w:t>处理诗歌时会有一定的局限性。</w:t>
      </w:r>
    </w:p>
    <w:p w14:paraId="252D5265" w14:textId="77777777" w:rsidR="00B20C31" w:rsidRPr="001C4B54" w:rsidRDefault="00B20C31" w:rsidP="00570475">
      <w:pPr>
        <w:pStyle w:val="FirstParagraph"/>
      </w:pPr>
      <w:r w:rsidRPr="001C4B54">
        <w:t>LSTM</w:t>
      </w:r>
      <w:r w:rsidRPr="001C4B54">
        <w:t>与传统</w:t>
      </w:r>
      <w:r w:rsidRPr="001C4B54">
        <w:t>RNN</w:t>
      </w:r>
      <w:r w:rsidRPr="001C4B54">
        <w:t>的不同点在于</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Pr="001C4B54">
        <w:t>：</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Pr="001C4B54">
        <w:t>在时间步</w:t>
      </w:r>
      <w:r w:rsidRPr="001C4B54">
        <w:t xml:space="preserve"> </w:t>
      </w:r>
      <m:oMath>
        <m:r>
          <w:rPr>
            <w:rFonts w:ascii="Cambria Math" w:hAnsi="Cambria Math"/>
          </w:rPr>
          <m:t>t</m:t>
        </m:r>
      </m:oMath>
      <w:r w:rsidRPr="001C4B54">
        <w:t xml:space="preserve"> </w:t>
      </w:r>
      <w:r w:rsidRPr="001C4B54">
        <w:t>的单元状态，这是</w:t>
      </w:r>
      <w:r w:rsidRPr="001C4B54">
        <w:t>LSTM</w:t>
      </w:r>
      <w:r w:rsidRPr="001C4B54">
        <w:t>记忆部分的核心，负责在网络中携带长期信息。</w:t>
      </w:r>
    </w:p>
    <w:p w14:paraId="56BEA410" w14:textId="77777777" w:rsidR="00B20C31" w:rsidRPr="001C4B54" w:rsidRDefault="00B20C31" w:rsidP="00570475">
      <w:pPr>
        <w:pStyle w:val="a0"/>
        <w:pPrChange w:id="17" w:author="office" w:date="2024-01-10T21:33:00Z">
          <w:pPr>
            <w:pStyle w:val="a0"/>
            <w:spacing w:line="360" w:lineRule="auto"/>
            <w:ind w:firstLineChars="177" w:firstLine="425"/>
          </w:pPr>
        </w:pPrChange>
      </w:pPr>
      <w:r w:rsidRPr="001C4B54">
        <w:t>公式的详细如下：</w:t>
      </w:r>
    </w:p>
    <w:p w14:paraId="6AA8E811" w14:textId="348BFAF5" w:rsidR="00B20C31" w:rsidRPr="001C4B54" w:rsidRDefault="00B20C31" w:rsidP="00570475">
      <w:pPr>
        <w:pStyle w:val="a0"/>
        <w:numPr>
          <w:ilvl w:val="0"/>
          <w:numId w:val="17"/>
        </w:numPr>
        <w:pPrChange w:id="18" w:author="office" w:date="2024-01-10T21:33:00Z">
          <w:pPr>
            <w:pStyle w:val="a0"/>
            <w:numPr>
              <w:numId w:val="17"/>
            </w:numPr>
            <w:spacing w:line="360" w:lineRule="auto"/>
            <w:ind w:left="732" w:hanging="306"/>
          </w:pPr>
        </w:pPrChange>
      </w:pPr>
      <w:r w:rsidRPr="001C4B54">
        <w:t>输入门：</w:t>
      </w:r>
      <m:oMath>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oMath>
      <w:r w:rsidRPr="001C4B54">
        <w:t xml:space="preserve"> </w:t>
      </w:r>
      <w:r w:rsidRPr="001C4B54">
        <w:t>决定有多少</w:t>
      </w:r>
      <w:r w:rsidR="00583B55" w:rsidRPr="001C4B54">
        <w:t>新</w:t>
      </w:r>
      <w:r w:rsidRPr="001C4B54">
        <w:t>输入信息允许影响单元状态。</w:t>
      </w:r>
    </w:p>
    <w:p w14:paraId="5DB50EE1" w14:textId="79276AC8" w:rsidR="00583B55" w:rsidRPr="001C4B54" w:rsidRDefault="00583B55" w:rsidP="00570475">
      <w:pPr>
        <w:pStyle w:val="a0"/>
        <w:numPr>
          <w:ilvl w:val="0"/>
          <w:numId w:val="17"/>
        </w:numPr>
        <w:pPrChange w:id="19" w:author="office" w:date="2024-01-10T21:33:00Z">
          <w:pPr>
            <w:pStyle w:val="a0"/>
            <w:numPr>
              <w:numId w:val="17"/>
            </w:numPr>
            <w:spacing w:line="360" w:lineRule="auto"/>
            <w:ind w:left="732" w:hanging="306"/>
          </w:pPr>
        </w:pPrChange>
      </w:pPr>
      <w:r w:rsidRPr="001C4B54">
        <w:t>遗忘门：</w:t>
      </w:r>
      <m:oMath>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e>
        </m:d>
      </m:oMath>
      <w:r w:rsidRPr="001C4B54">
        <w:t xml:space="preserve"> </w:t>
      </w:r>
      <w:r w:rsidRPr="001C4B54">
        <w:t>决定有多少旧的单元状态信息应该保留或忘记。</w:t>
      </w:r>
    </w:p>
    <w:p w14:paraId="792001E3" w14:textId="77777777" w:rsidR="00583B55" w:rsidRPr="001C4B54" w:rsidRDefault="00583B55" w:rsidP="00570475">
      <w:pPr>
        <w:pStyle w:val="a0"/>
        <w:numPr>
          <w:ilvl w:val="0"/>
          <w:numId w:val="17"/>
        </w:numPr>
        <w:pPrChange w:id="20" w:author="office" w:date="2024-01-10T21:33:00Z">
          <w:pPr>
            <w:pStyle w:val="a0"/>
            <w:numPr>
              <w:numId w:val="17"/>
            </w:numPr>
            <w:spacing w:line="360" w:lineRule="auto"/>
            <w:ind w:left="732" w:hanging="306"/>
          </w:pPr>
        </w:pPrChange>
      </w:pPr>
      <w:r w:rsidRPr="001C4B54">
        <w:t>输出门：</w:t>
      </w:r>
      <m:oMath>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o</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e>
        </m:d>
      </m:oMath>
      <w:r w:rsidRPr="001C4B54">
        <w:t xml:space="preserve"> </w:t>
      </w:r>
      <w:r w:rsidRPr="001C4B54">
        <w:t>决定有多少单元状态的信息应该被输出到隐藏状态</w:t>
      </w:r>
      <w:r w:rsidRPr="001C4B54">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Pr="001C4B54">
        <w:t>。</w:t>
      </w:r>
    </w:p>
    <w:p w14:paraId="25B7F6FC" w14:textId="77777777" w:rsidR="00583B55" w:rsidRPr="001C4B54" w:rsidRDefault="00583B55" w:rsidP="00570475">
      <w:pPr>
        <w:pStyle w:val="a0"/>
        <w:numPr>
          <w:ilvl w:val="0"/>
          <w:numId w:val="17"/>
        </w:numPr>
        <w:pPrChange w:id="21" w:author="office" w:date="2024-01-10T21:33:00Z">
          <w:pPr>
            <w:pStyle w:val="a0"/>
            <w:numPr>
              <w:numId w:val="17"/>
            </w:numPr>
            <w:spacing w:line="360" w:lineRule="auto"/>
            <w:ind w:left="732" w:hanging="306"/>
          </w:pPr>
        </w:pPrChange>
      </w:pPr>
      <w:r w:rsidRPr="001C4B54">
        <w:t>单元状态更新：</w:t>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oMath>
      <w:r w:rsidRPr="001C4B54">
        <w:t xml:space="preserve"> </w:t>
      </w:r>
      <w:r w:rsidRPr="001C4B54">
        <w:t>输入门的输出与新的候选值</w:t>
      </w:r>
      <w:r w:rsidRPr="001C4B54">
        <w:t xml:space="preserve"> </w:t>
      </w:r>
      <m:oMath>
        <m:r>
          <m:rPr>
            <m:sty m:val="p"/>
          </m:rP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sub>
            </m:sSub>
          </m:e>
        </m:d>
      </m:oMath>
      <w:r w:rsidRPr="001C4B54">
        <w:t xml:space="preserve"> </w:t>
      </w:r>
      <w:r w:rsidRPr="001C4B54">
        <w:t>的哈达</w:t>
      </w:r>
      <w:proofErr w:type="gramStart"/>
      <w:r w:rsidRPr="001C4B54">
        <w:t>玛</w:t>
      </w:r>
      <w:proofErr w:type="gramEnd"/>
      <w:r w:rsidRPr="001C4B54">
        <w:t>积，加上遗忘门的输出与先前单元状态</w:t>
      </w:r>
      <w:r w:rsidRPr="001C4B54">
        <w:t xml:space="preserve"> </w:t>
      </w:r>
      <m:oMath>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oMath>
      <w:r w:rsidRPr="001C4B54">
        <w:t xml:space="preserve"> </w:t>
      </w:r>
      <w:r w:rsidRPr="001C4B54">
        <w:t>的哈达</w:t>
      </w:r>
      <w:proofErr w:type="gramStart"/>
      <w:r w:rsidRPr="001C4B54">
        <w:t>玛</w:t>
      </w:r>
      <w:proofErr w:type="gramEnd"/>
      <w:r w:rsidRPr="001C4B54">
        <w:t>积。</w:t>
      </w:r>
    </w:p>
    <w:p w14:paraId="2AD9B591" w14:textId="77777777" w:rsidR="00583B55" w:rsidRPr="001C4B54" w:rsidRDefault="00583B55" w:rsidP="00570475">
      <w:pPr>
        <w:pStyle w:val="a0"/>
        <w:numPr>
          <w:ilvl w:val="0"/>
          <w:numId w:val="17"/>
        </w:numPr>
        <w:pPrChange w:id="22" w:author="office" w:date="2024-01-10T21:33:00Z">
          <w:pPr>
            <w:pStyle w:val="a0"/>
            <w:numPr>
              <w:numId w:val="17"/>
            </w:numPr>
            <w:spacing w:line="360" w:lineRule="auto"/>
            <w:ind w:left="732" w:hanging="306"/>
          </w:pPr>
        </w:pPrChange>
      </w:pPr>
      <w:r w:rsidRPr="001C4B54">
        <w:t>隐藏状态更新：</w:t>
      </w: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r>
          <m:rPr>
            <m:sty m:val="p"/>
          </m:rPr>
          <w:rPr>
            <w:rFonts w:ascii="Cambria Math" w:hAnsi="Cambria Math"/>
          </w:rPr>
          <m:t>⊙</m:t>
        </m:r>
      </m:oMath>
      <w:r w:rsidRPr="001C4B54">
        <w:t xml:space="preserve"> </w:t>
      </w:r>
      <w:r w:rsidRPr="001C4B54">
        <w:t>输出门的输出，这决定了最终的输出。</w:t>
      </w:r>
    </w:p>
    <w:p w14:paraId="693DFEAC" w14:textId="7F4105D6" w:rsidR="00583B55" w:rsidRPr="001C4B54" w:rsidRDefault="00583B55" w:rsidP="00570475">
      <w:pPr>
        <w:pStyle w:val="a0"/>
        <w:numPr>
          <w:ilvl w:val="0"/>
          <w:numId w:val="17"/>
        </w:numPr>
        <w:pPrChange w:id="23" w:author="office" w:date="2024-01-10T21:33:00Z">
          <w:pPr>
            <w:pStyle w:val="a0"/>
            <w:numPr>
              <w:numId w:val="17"/>
            </w:numPr>
            <w:spacing w:line="360" w:lineRule="auto"/>
            <w:ind w:left="732" w:hanging="306"/>
          </w:pPr>
        </w:pPrChange>
      </w:pPr>
      <w:r w:rsidRPr="001C4B54">
        <w:t>最终输出：</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y</m:t>
                </m:r>
              </m:sub>
            </m:sSub>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1C4B54">
        <w:t>，其中</w:t>
      </w:r>
      <w:r w:rsidRPr="001C4B54">
        <w:t xml:space="preserve"> </w:t>
      </w:r>
      <m:oMath>
        <m:r>
          <w:rPr>
            <w:rFonts w:ascii="Cambria Math" w:hAnsi="Cambria Math"/>
          </w:rPr>
          <m:t>f</m:t>
        </m:r>
      </m:oMath>
      <w:r w:rsidRPr="001C4B54">
        <w:t xml:space="preserve"> </w:t>
      </w:r>
      <w:r w:rsidRPr="001C4B54">
        <w:t>可以是另一个激活函数，例如</w:t>
      </w:r>
      <w:r w:rsidRPr="001C4B54">
        <w:t xml:space="preserve"> softmax</w:t>
      </w:r>
      <w:r w:rsidRPr="001C4B54">
        <w:t>，如果</w:t>
      </w:r>
      <w:r w:rsidRPr="001C4B54">
        <w:t>LSTM</w:t>
      </w:r>
      <w:r w:rsidRPr="001C4B54">
        <w:t>用于分类任务。</w:t>
      </w:r>
    </w:p>
    <w:p w14:paraId="2EBA1C65" w14:textId="1F841C21" w:rsidR="00B20C31" w:rsidRPr="001C4B54" w:rsidRDefault="00B20C31" w:rsidP="00570475">
      <w:pPr>
        <w:pStyle w:val="a0"/>
        <w:pPrChange w:id="24" w:author="office" w:date="2024-01-10T21:33:00Z">
          <w:pPr>
            <w:pStyle w:val="a0"/>
            <w:spacing w:line="360" w:lineRule="auto"/>
            <w:ind w:firstLineChars="177" w:firstLine="425"/>
          </w:pPr>
        </w:pPrChange>
      </w:pPr>
      <w:r w:rsidRPr="001C4B54">
        <w:t>LSTM</w:t>
      </w:r>
      <w:r w:rsidRPr="001C4B54">
        <w:t>的设计可以帮助解决传统</w:t>
      </w:r>
      <w:r w:rsidRPr="001C4B54">
        <w:t>RNN</w:t>
      </w:r>
      <w:r w:rsidRPr="001C4B54">
        <w:t>面临的长期依赖问题，因为它可以在很长的时间序列中保持信息，而不会遇到梯度消失或梯度爆炸的问题。</w:t>
      </w:r>
    </w:p>
    <w:p w14:paraId="14A561AA" w14:textId="2A37DE0E" w:rsidR="008610CF" w:rsidRDefault="00B20C31" w:rsidP="00570475">
      <w:pPr>
        <w:pStyle w:val="a0"/>
        <w:pPrChange w:id="25" w:author="office" w:date="2024-01-10T21:33:00Z">
          <w:pPr>
            <w:pStyle w:val="a0"/>
            <w:spacing w:line="360" w:lineRule="auto"/>
            <w:ind w:firstLineChars="177" w:firstLine="425"/>
          </w:pPr>
        </w:pPrChange>
      </w:pPr>
      <w:r w:rsidRPr="001C4B54">
        <w:t>在本课设中，</w:t>
      </w:r>
      <w:r w:rsidRPr="001C4B54">
        <w:t>LSTM</w:t>
      </w:r>
      <w:r w:rsidRPr="001C4B54">
        <w:t>使用</w:t>
      </w:r>
      <w:r w:rsidRPr="001C4B54">
        <w:t>pytorch</w:t>
      </w:r>
      <w:r w:rsidRPr="001C4B54">
        <w:t>框架构建，目的是与上述的手敲</w:t>
      </w:r>
      <w:r w:rsidRPr="001C4B54">
        <w:t>RNN</w:t>
      </w:r>
      <w:r w:rsidRPr="001C4B54">
        <w:t>进行比较分析。</w:t>
      </w:r>
    </w:p>
    <w:p w14:paraId="40305C64" w14:textId="77777777" w:rsidR="00907BA2" w:rsidRPr="001C4B54" w:rsidRDefault="00907BA2" w:rsidP="00907BA2">
      <w:pPr>
        <w:spacing w:line="360" w:lineRule="auto"/>
        <w:ind w:left="-374" w:right="-700" w:firstLineChars="300" w:firstLine="720"/>
        <w:rPr>
          <w:sz w:val="24"/>
        </w:rPr>
      </w:pPr>
      <w:r w:rsidRPr="001C4B54">
        <w:rPr>
          <w:sz w:val="24"/>
        </w:rPr>
        <w:t>核心框架为：</w:t>
      </w:r>
    </w:p>
    <w:p w14:paraId="1A5550DB" w14:textId="77777777" w:rsidR="00907BA2" w:rsidRPr="001C4B54" w:rsidRDefault="00907BA2" w:rsidP="00907BA2">
      <w:pPr>
        <w:spacing w:line="360" w:lineRule="auto"/>
        <w:ind w:left="-374" w:right="-700" w:firstLineChars="300" w:firstLine="720"/>
        <w:rPr>
          <w:sz w:val="24"/>
        </w:rPr>
      </w:pPr>
      <w:r w:rsidRPr="001C4B54">
        <w:rPr>
          <w:sz w:val="24"/>
        </w:rPr>
        <w:t>Ⅰ.</w:t>
      </w:r>
      <w:r w:rsidRPr="001C4B54">
        <w:rPr>
          <w:sz w:val="24"/>
        </w:rPr>
        <w:t>定义了一个</w:t>
      </w:r>
      <w:r w:rsidRPr="001C4B54">
        <w:rPr>
          <w:sz w:val="24"/>
        </w:rPr>
        <w:t>LSTM</w:t>
      </w:r>
      <w:r w:rsidRPr="001C4B54">
        <w:rPr>
          <w:sz w:val="24"/>
        </w:rPr>
        <w:t>模型类，包括词嵌入层、</w:t>
      </w:r>
      <w:r w:rsidRPr="001C4B54">
        <w:rPr>
          <w:sz w:val="24"/>
        </w:rPr>
        <w:t>LSTM</w:t>
      </w:r>
      <w:r w:rsidRPr="001C4B54">
        <w:rPr>
          <w:sz w:val="24"/>
        </w:rPr>
        <w:t>层和全连接层，用于生成诗歌的下一个词。</w:t>
      </w:r>
    </w:p>
    <w:p w14:paraId="560BA3F2" w14:textId="77777777" w:rsidR="00907BA2" w:rsidRPr="001C4B54" w:rsidRDefault="00907BA2" w:rsidP="00907BA2">
      <w:pPr>
        <w:spacing w:line="360" w:lineRule="auto"/>
        <w:ind w:left="-374" w:right="-700" w:firstLineChars="300" w:firstLine="720"/>
        <w:rPr>
          <w:sz w:val="24"/>
        </w:rPr>
      </w:pPr>
      <w:r w:rsidRPr="001C4B54">
        <w:rPr>
          <w:sz w:val="24"/>
        </w:rPr>
        <w:t>Ⅱ.</w:t>
      </w:r>
      <w:r w:rsidRPr="001C4B54">
        <w:rPr>
          <w:sz w:val="24"/>
        </w:rPr>
        <w:t>实例化模型，并设置词汇表大小、嵌入维度和</w:t>
      </w:r>
      <w:r w:rsidRPr="001C4B54">
        <w:rPr>
          <w:sz w:val="24"/>
        </w:rPr>
        <w:t>LSTM</w:t>
      </w:r>
      <w:proofErr w:type="gramStart"/>
      <w:r w:rsidRPr="001C4B54">
        <w:rPr>
          <w:sz w:val="24"/>
        </w:rPr>
        <w:t>隐藏层维度</w:t>
      </w:r>
      <w:proofErr w:type="gramEnd"/>
      <w:r w:rsidRPr="001C4B54">
        <w:rPr>
          <w:sz w:val="24"/>
        </w:rPr>
        <w:t>。</w:t>
      </w:r>
    </w:p>
    <w:p w14:paraId="179D5235" w14:textId="77777777" w:rsidR="00907BA2" w:rsidRPr="001C4B54" w:rsidRDefault="00907BA2" w:rsidP="00907BA2">
      <w:pPr>
        <w:spacing w:line="360" w:lineRule="auto"/>
        <w:ind w:left="-374" w:right="-700" w:firstLineChars="300" w:firstLine="720"/>
        <w:rPr>
          <w:sz w:val="24"/>
        </w:rPr>
      </w:pPr>
      <w:r w:rsidRPr="001C4B54">
        <w:rPr>
          <w:sz w:val="24"/>
        </w:rPr>
        <w:lastRenderedPageBreak/>
        <w:t>Ⅲ.</w:t>
      </w:r>
      <w:r w:rsidRPr="001C4B54">
        <w:rPr>
          <w:sz w:val="24"/>
        </w:rPr>
        <w:t>定义交叉</w:t>
      </w:r>
      <w:proofErr w:type="gramStart"/>
      <w:r w:rsidRPr="001C4B54">
        <w:rPr>
          <w:sz w:val="24"/>
        </w:rPr>
        <w:t>熵</w:t>
      </w:r>
      <w:proofErr w:type="gramEnd"/>
      <w:r w:rsidRPr="001C4B54">
        <w:rPr>
          <w:sz w:val="24"/>
        </w:rPr>
        <w:t>损失函数和</w:t>
      </w:r>
      <w:r w:rsidRPr="001C4B54">
        <w:rPr>
          <w:sz w:val="24"/>
        </w:rPr>
        <w:t>Adam</w:t>
      </w:r>
      <w:r w:rsidRPr="001C4B54">
        <w:rPr>
          <w:sz w:val="24"/>
        </w:rPr>
        <w:t>优化器，用于模型训练。</w:t>
      </w:r>
    </w:p>
    <w:p w14:paraId="09678630" w14:textId="77777777" w:rsidR="00907BA2" w:rsidRPr="001C4B54" w:rsidRDefault="00907BA2" w:rsidP="00907BA2">
      <w:pPr>
        <w:spacing w:line="360" w:lineRule="auto"/>
        <w:ind w:left="-374" w:right="-700" w:firstLineChars="300" w:firstLine="720"/>
        <w:rPr>
          <w:sz w:val="24"/>
        </w:rPr>
      </w:pPr>
      <w:r w:rsidRPr="001C4B54">
        <w:rPr>
          <w:sz w:val="24"/>
        </w:rPr>
        <w:t>Ⅳ.</w:t>
      </w:r>
      <w:r w:rsidRPr="001C4B54">
        <w:rPr>
          <w:sz w:val="24"/>
        </w:rPr>
        <w:t>设置训练的周期数和将数据转换为</w:t>
      </w:r>
      <w:r w:rsidRPr="001C4B54">
        <w:rPr>
          <w:sz w:val="24"/>
        </w:rPr>
        <w:t>PyTorch</w:t>
      </w:r>
      <w:r w:rsidRPr="001C4B54">
        <w:rPr>
          <w:sz w:val="24"/>
        </w:rPr>
        <w:t>张量。</w:t>
      </w:r>
    </w:p>
    <w:p w14:paraId="0C94B6AA" w14:textId="27A540BB" w:rsidR="00907BA2" w:rsidRPr="00907BA2" w:rsidRDefault="00907BA2" w:rsidP="00907BA2">
      <w:pPr>
        <w:pStyle w:val="ab"/>
        <w:ind w:firstLineChars="300" w:firstLine="720"/>
        <w:rPr>
          <w:rFonts w:ascii="Times New Roman" w:hAnsi="Times New Roman" w:cs="Times New Roman"/>
        </w:rPr>
      </w:pPr>
      <w:r w:rsidRPr="001C4B54">
        <w:rPr>
          <w:rFonts w:ascii="Times New Roman" w:hAnsi="Times New Roman" w:cs="Times New Roman"/>
        </w:rPr>
        <w:t>Ⅴ.</w:t>
      </w:r>
      <w:r w:rsidRPr="001C4B54">
        <w:rPr>
          <w:rFonts w:ascii="Times New Roman" w:hAnsi="Times New Roman" w:cs="Times New Roman"/>
        </w:rPr>
        <w:t>创建数据集和数据加载器，用于批量处理训练和测试数据。</w:t>
      </w:r>
    </w:p>
    <w:p w14:paraId="3AFB0D80" w14:textId="69E8D7C1" w:rsidR="007B33C4" w:rsidRDefault="007B33C4" w:rsidP="00570475">
      <w:pPr>
        <w:pStyle w:val="a0"/>
        <w:pPrChange w:id="26" w:author="office" w:date="2024-01-10T21:33:00Z">
          <w:pPr>
            <w:pStyle w:val="a0"/>
            <w:spacing w:line="360" w:lineRule="auto"/>
            <w:ind w:firstLineChars="177" w:firstLine="425"/>
          </w:pPr>
        </w:pPrChange>
      </w:pPr>
      <w:r>
        <w:rPr>
          <w:rFonts w:hint="eastAsia"/>
        </w:rPr>
        <w:t>核心代码</w:t>
      </w:r>
      <w:r w:rsidR="00907BA2">
        <w:rPr>
          <w:rFonts w:hint="eastAsia"/>
        </w:rPr>
        <w:t>为</w:t>
      </w:r>
      <w:r>
        <w:rPr>
          <w:rFonts w:hint="eastAsia"/>
        </w:rPr>
        <w:t>：</w:t>
      </w:r>
    </w:p>
    <w:p w14:paraId="0E66B47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A626A4"/>
          <w:kern w:val="0"/>
          <w:szCs w:val="21"/>
        </w:rPr>
        <w:t>class</w:t>
      </w:r>
      <w:r w:rsidRPr="007B33C4">
        <w:rPr>
          <w:rFonts w:ascii="Consolas" w:hAnsi="Consolas" w:cs="宋体"/>
          <w:color w:val="5C5C5C"/>
          <w:kern w:val="0"/>
          <w:szCs w:val="21"/>
        </w:rPr>
        <w:t> </w:t>
      </w:r>
      <w:r w:rsidRPr="007B33C4">
        <w:rPr>
          <w:rFonts w:ascii="Consolas" w:hAnsi="Consolas" w:cs="宋体"/>
          <w:color w:val="C18401"/>
          <w:kern w:val="0"/>
          <w:szCs w:val="21"/>
        </w:rPr>
        <w:t>LSTMModel</w:t>
      </w:r>
      <w:r w:rsidRPr="007B33C4">
        <w:rPr>
          <w:rFonts w:ascii="Consolas" w:hAnsi="Consolas" w:cs="宋体"/>
          <w:color w:val="5C5C5C"/>
          <w:kern w:val="0"/>
          <w:szCs w:val="21"/>
        </w:rPr>
        <w:t>(</w:t>
      </w:r>
      <w:proofErr w:type="gramStart"/>
      <w:r w:rsidRPr="007B33C4">
        <w:rPr>
          <w:rFonts w:ascii="Consolas" w:hAnsi="Consolas" w:cs="宋体"/>
          <w:color w:val="C18401"/>
          <w:kern w:val="0"/>
          <w:szCs w:val="21"/>
        </w:rPr>
        <w:t>nn</w:t>
      </w:r>
      <w:r w:rsidRPr="007B33C4">
        <w:rPr>
          <w:rFonts w:ascii="Consolas" w:hAnsi="Consolas" w:cs="宋体"/>
          <w:color w:val="5C5C5C"/>
          <w:kern w:val="0"/>
          <w:szCs w:val="21"/>
        </w:rPr>
        <w:t>.</w:t>
      </w:r>
      <w:r w:rsidRPr="007B33C4">
        <w:rPr>
          <w:rFonts w:ascii="Consolas" w:hAnsi="Consolas" w:cs="宋体"/>
          <w:color w:val="C18401"/>
          <w:kern w:val="0"/>
          <w:szCs w:val="21"/>
        </w:rPr>
        <w:t>Module</w:t>
      </w:r>
      <w:proofErr w:type="gramEnd"/>
      <w:r w:rsidRPr="007B33C4">
        <w:rPr>
          <w:rFonts w:ascii="Consolas" w:hAnsi="Consolas" w:cs="宋体"/>
          <w:color w:val="5C5C5C"/>
          <w:kern w:val="0"/>
          <w:szCs w:val="21"/>
        </w:rPr>
        <w:t>):</w:t>
      </w:r>
    </w:p>
    <w:p w14:paraId="15271BB8"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构造函数，定义模型的基本结构</w:t>
      </w:r>
    </w:p>
    <w:p w14:paraId="185F226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def</w:t>
      </w:r>
      <w:r w:rsidRPr="007B33C4">
        <w:rPr>
          <w:rFonts w:ascii="Consolas" w:hAnsi="Consolas" w:cs="宋体"/>
          <w:color w:val="5C5C5C"/>
          <w:kern w:val="0"/>
          <w:szCs w:val="21"/>
        </w:rPr>
        <w:t> </w:t>
      </w:r>
      <w:r w:rsidRPr="007B33C4">
        <w:rPr>
          <w:rFonts w:ascii="Consolas" w:hAnsi="Consolas" w:cs="宋体"/>
          <w:color w:val="4078F2"/>
          <w:kern w:val="0"/>
          <w:szCs w:val="21"/>
        </w:rPr>
        <w:t>__init_</w:t>
      </w:r>
      <w:proofErr w:type="gramStart"/>
      <w:r w:rsidRPr="007B33C4">
        <w:rPr>
          <w:rFonts w:ascii="Consolas" w:hAnsi="Consolas" w:cs="宋体"/>
          <w:color w:val="4078F2"/>
          <w:kern w:val="0"/>
          <w:szCs w:val="21"/>
        </w:rPr>
        <w:t>_</w:t>
      </w:r>
      <w:r w:rsidRPr="007B33C4">
        <w:rPr>
          <w:rFonts w:ascii="Consolas" w:hAnsi="Consolas" w:cs="宋体"/>
          <w:color w:val="5C5C5C"/>
          <w:kern w:val="0"/>
          <w:szCs w:val="21"/>
        </w:rPr>
        <w:t>(</w:t>
      </w:r>
      <w:proofErr w:type="gramEnd"/>
      <w:r w:rsidRPr="007B33C4">
        <w:rPr>
          <w:rFonts w:ascii="Consolas" w:hAnsi="Consolas" w:cs="宋体"/>
          <w:color w:val="A626A4"/>
          <w:kern w:val="0"/>
          <w:szCs w:val="21"/>
        </w:rPr>
        <w:t>self</w:t>
      </w:r>
      <w:r w:rsidRPr="007B33C4">
        <w:rPr>
          <w:rFonts w:ascii="Consolas" w:hAnsi="Consolas" w:cs="宋体"/>
          <w:color w:val="5C5C5C"/>
          <w:kern w:val="0"/>
          <w:szCs w:val="21"/>
        </w:rPr>
        <w:t>, vocab_size, embedding_dim, hidden_dim):</w:t>
      </w:r>
    </w:p>
    <w:p w14:paraId="14B8C5D5"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调用父类</w:t>
      </w:r>
      <w:r w:rsidRPr="007B33C4">
        <w:rPr>
          <w:rFonts w:ascii="Consolas" w:hAnsi="Consolas" w:cs="宋体"/>
          <w:i/>
          <w:iCs/>
          <w:color w:val="A0A1A7"/>
          <w:kern w:val="0"/>
          <w:szCs w:val="21"/>
        </w:rPr>
        <w:t> nn.Module </w:t>
      </w:r>
      <w:r w:rsidRPr="007B33C4">
        <w:rPr>
          <w:rFonts w:ascii="Consolas" w:hAnsi="Consolas" w:cs="宋体"/>
          <w:i/>
          <w:iCs/>
          <w:color w:val="A0A1A7"/>
          <w:kern w:val="0"/>
          <w:szCs w:val="21"/>
        </w:rPr>
        <w:t>的构造函数</w:t>
      </w:r>
    </w:p>
    <w:p w14:paraId="0F8A3720"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proofErr w:type="gramStart"/>
      <w:r w:rsidRPr="007B33C4">
        <w:rPr>
          <w:rFonts w:ascii="Consolas" w:hAnsi="Consolas" w:cs="宋体"/>
          <w:color w:val="A626A4"/>
          <w:kern w:val="0"/>
          <w:szCs w:val="21"/>
        </w:rPr>
        <w:t>super</w:t>
      </w:r>
      <w:r w:rsidRPr="007B33C4">
        <w:rPr>
          <w:rFonts w:ascii="Consolas" w:hAnsi="Consolas" w:cs="宋体"/>
          <w:color w:val="5C5C5C"/>
          <w:kern w:val="0"/>
          <w:szCs w:val="21"/>
        </w:rPr>
        <w:t>(</w:t>
      </w:r>
      <w:proofErr w:type="gramEnd"/>
      <w:r w:rsidRPr="007B33C4">
        <w:rPr>
          <w:rFonts w:ascii="Consolas" w:hAnsi="Consolas" w:cs="宋体"/>
          <w:color w:val="5C5C5C"/>
          <w:kern w:val="0"/>
          <w:szCs w:val="21"/>
        </w:rPr>
        <w:t>LSTMModel, </w:t>
      </w:r>
      <w:r w:rsidRPr="007B33C4">
        <w:rPr>
          <w:rFonts w:ascii="Consolas" w:hAnsi="Consolas" w:cs="宋体"/>
          <w:color w:val="A626A4"/>
          <w:kern w:val="0"/>
          <w:szCs w:val="21"/>
        </w:rPr>
        <w:t>self</w:t>
      </w:r>
      <w:r w:rsidRPr="007B33C4">
        <w:rPr>
          <w:rFonts w:ascii="Consolas" w:hAnsi="Consolas" w:cs="宋体"/>
          <w:color w:val="5C5C5C"/>
          <w:kern w:val="0"/>
          <w:szCs w:val="21"/>
        </w:rPr>
        <w:t>).__init_</w:t>
      </w:r>
      <w:r w:rsidRPr="007B33C4">
        <w:rPr>
          <w:rFonts w:ascii="Consolas" w:hAnsi="Consolas" w:cs="宋体"/>
          <w:color w:val="986801"/>
          <w:kern w:val="0"/>
          <w:szCs w:val="21"/>
        </w:rPr>
        <w:t>_</w:t>
      </w:r>
      <w:r w:rsidRPr="007B33C4">
        <w:rPr>
          <w:rFonts w:ascii="Consolas" w:hAnsi="Consolas" w:cs="宋体"/>
          <w:color w:val="5C5C5C"/>
          <w:kern w:val="0"/>
          <w:szCs w:val="21"/>
        </w:rPr>
        <w:t>()</w:t>
      </w:r>
    </w:p>
    <w:p w14:paraId="447189B0"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定义嵌入层，将词汇映射为嵌入向量</w:t>
      </w:r>
    </w:p>
    <w:p w14:paraId="52BBEE37"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proofErr w:type="gramStart"/>
      <w:r w:rsidRPr="007B33C4">
        <w:rPr>
          <w:rFonts w:ascii="Consolas" w:hAnsi="Consolas" w:cs="宋体"/>
          <w:color w:val="A626A4"/>
          <w:kern w:val="0"/>
          <w:szCs w:val="21"/>
        </w:rPr>
        <w:t>self</w:t>
      </w:r>
      <w:r w:rsidRPr="007B33C4">
        <w:rPr>
          <w:rFonts w:ascii="Consolas" w:hAnsi="Consolas" w:cs="宋体"/>
          <w:color w:val="5C5C5C"/>
          <w:kern w:val="0"/>
          <w:szCs w:val="21"/>
        </w:rPr>
        <w:t>.embedding</w:t>
      </w:r>
      <w:proofErr w:type="gramEnd"/>
      <w:r w:rsidRPr="007B33C4">
        <w:rPr>
          <w:rFonts w:ascii="Consolas" w:hAnsi="Consolas" w:cs="宋体"/>
          <w:color w:val="5C5C5C"/>
          <w:kern w:val="0"/>
          <w:szCs w:val="21"/>
        </w:rPr>
        <w:t> = nn.Embedding(vocab_size, embedding_dim)</w:t>
      </w:r>
    </w:p>
    <w:p w14:paraId="0EAEA68D"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层，</w:t>
      </w:r>
      <w:r w:rsidRPr="007B33C4">
        <w:rPr>
          <w:rFonts w:ascii="Consolas" w:hAnsi="Consolas" w:cs="宋体"/>
          <w:i/>
          <w:iCs/>
          <w:color w:val="A0A1A7"/>
          <w:kern w:val="0"/>
          <w:szCs w:val="21"/>
        </w:rPr>
        <w:t>embedding_dim </w:t>
      </w:r>
      <w:r w:rsidRPr="007B33C4">
        <w:rPr>
          <w:rFonts w:ascii="Consolas" w:hAnsi="Consolas" w:cs="宋体"/>
          <w:i/>
          <w:iCs/>
          <w:color w:val="A0A1A7"/>
          <w:kern w:val="0"/>
          <w:szCs w:val="21"/>
        </w:rPr>
        <w:t>是输入尺寸，</w:t>
      </w:r>
      <w:r w:rsidRPr="007B33C4">
        <w:rPr>
          <w:rFonts w:ascii="Consolas" w:hAnsi="Consolas" w:cs="宋体"/>
          <w:i/>
          <w:iCs/>
          <w:color w:val="A0A1A7"/>
          <w:kern w:val="0"/>
          <w:szCs w:val="21"/>
        </w:rPr>
        <w:t>hidden_dim </w:t>
      </w:r>
      <w:r w:rsidRPr="007B33C4">
        <w:rPr>
          <w:rFonts w:ascii="Consolas" w:hAnsi="Consolas" w:cs="宋体"/>
          <w:i/>
          <w:iCs/>
          <w:color w:val="A0A1A7"/>
          <w:kern w:val="0"/>
          <w:szCs w:val="21"/>
        </w:rPr>
        <w:t>是</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单元数</w:t>
      </w:r>
    </w:p>
    <w:p w14:paraId="5D381848"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proofErr w:type="gramStart"/>
      <w:r w:rsidRPr="007B33C4">
        <w:rPr>
          <w:rFonts w:ascii="Consolas" w:hAnsi="Consolas" w:cs="宋体"/>
          <w:color w:val="A626A4"/>
          <w:kern w:val="0"/>
          <w:szCs w:val="21"/>
        </w:rPr>
        <w:t>self</w:t>
      </w:r>
      <w:r w:rsidRPr="007B33C4">
        <w:rPr>
          <w:rFonts w:ascii="Consolas" w:hAnsi="Consolas" w:cs="宋体"/>
          <w:color w:val="5C5C5C"/>
          <w:kern w:val="0"/>
          <w:szCs w:val="21"/>
        </w:rPr>
        <w:t>.lstm</w:t>
      </w:r>
      <w:proofErr w:type="gramEnd"/>
      <w:r w:rsidRPr="007B33C4">
        <w:rPr>
          <w:rFonts w:ascii="Consolas" w:hAnsi="Consolas" w:cs="宋体"/>
          <w:color w:val="5C5C5C"/>
          <w:kern w:val="0"/>
          <w:szCs w:val="21"/>
        </w:rPr>
        <w:t> = nn.LSTM(embedding_dim, hidden_dim, batch_first=True)</w:t>
      </w:r>
    </w:p>
    <w:p w14:paraId="4C0870AD"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定义一个全连接层，将</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的输出映射到词汇空间</w:t>
      </w:r>
    </w:p>
    <w:p w14:paraId="367B34EA" w14:textId="5D5FD1FF"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self</w:t>
      </w:r>
      <w:r w:rsidRPr="007B33C4">
        <w:rPr>
          <w:rFonts w:ascii="Consolas" w:hAnsi="Consolas" w:cs="宋体"/>
          <w:color w:val="5C5C5C"/>
          <w:kern w:val="0"/>
          <w:szCs w:val="21"/>
        </w:rPr>
        <w:t>.fc = </w:t>
      </w:r>
      <w:proofErr w:type="gramStart"/>
      <w:r w:rsidRPr="007B33C4">
        <w:rPr>
          <w:rFonts w:ascii="Consolas" w:hAnsi="Consolas" w:cs="宋体"/>
          <w:color w:val="5C5C5C"/>
          <w:kern w:val="0"/>
          <w:szCs w:val="21"/>
        </w:rPr>
        <w:t>nn.Linear</w:t>
      </w:r>
      <w:proofErr w:type="gramEnd"/>
      <w:r w:rsidRPr="007B33C4">
        <w:rPr>
          <w:rFonts w:ascii="Consolas" w:hAnsi="Consolas" w:cs="宋体"/>
          <w:color w:val="5C5C5C"/>
          <w:kern w:val="0"/>
          <w:szCs w:val="21"/>
        </w:rPr>
        <w:t>(hidden_dim, vocab_size)</w:t>
      </w:r>
    </w:p>
    <w:p w14:paraId="2FA9B79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前向传播函数，定义模型如何处理输入数据</w:t>
      </w:r>
    </w:p>
    <w:p w14:paraId="1CF61499"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def</w:t>
      </w:r>
      <w:r w:rsidRPr="007B33C4">
        <w:rPr>
          <w:rFonts w:ascii="Consolas" w:hAnsi="Consolas" w:cs="宋体"/>
          <w:color w:val="5C5C5C"/>
          <w:kern w:val="0"/>
          <w:szCs w:val="21"/>
        </w:rPr>
        <w:t> </w:t>
      </w:r>
      <w:proofErr w:type="gramStart"/>
      <w:r w:rsidRPr="007B33C4">
        <w:rPr>
          <w:rFonts w:ascii="Consolas" w:hAnsi="Consolas" w:cs="宋体"/>
          <w:color w:val="4078F2"/>
          <w:kern w:val="0"/>
          <w:szCs w:val="21"/>
        </w:rPr>
        <w:t>forward</w:t>
      </w:r>
      <w:r w:rsidRPr="007B33C4">
        <w:rPr>
          <w:rFonts w:ascii="Consolas" w:hAnsi="Consolas" w:cs="宋体"/>
          <w:color w:val="5C5C5C"/>
          <w:kern w:val="0"/>
          <w:szCs w:val="21"/>
        </w:rPr>
        <w:t>(</w:t>
      </w:r>
      <w:proofErr w:type="gramEnd"/>
      <w:r w:rsidRPr="007B33C4">
        <w:rPr>
          <w:rFonts w:ascii="Consolas" w:hAnsi="Consolas" w:cs="宋体"/>
          <w:color w:val="A626A4"/>
          <w:kern w:val="0"/>
          <w:szCs w:val="21"/>
        </w:rPr>
        <w:t>self</w:t>
      </w:r>
      <w:r w:rsidRPr="007B33C4">
        <w:rPr>
          <w:rFonts w:ascii="Consolas" w:hAnsi="Consolas" w:cs="宋体"/>
          <w:color w:val="5C5C5C"/>
          <w:kern w:val="0"/>
          <w:szCs w:val="21"/>
        </w:rPr>
        <w:t>, x):</w:t>
      </w:r>
    </w:p>
    <w:p w14:paraId="2780F026"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将输入数据</w:t>
      </w:r>
      <w:r w:rsidRPr="007B33C4">
        <w:rPr>
          <w:rFonts w:ascii="Consolas" w:hAnsi="Consolas" w:cs="宋体"/>
          <w:i/>
          <w:iCs/>
          <w:color w:val="A0A1A7"/>
          <w:kern w:val="0"/>
          <w:szCs w:val="21"/>
        </w:rPr>
        <w:t> x </w:t>
      </w:r>
      <w:r w:rsidRPr="007B33C4">
        <w:rPr>
          <w:rFonts w:ascii="Consolas" w:hAnsi="Consolas" w:cs="宋体"/>
          <w:i/>
          <w:iCs/>
          <w:color w:val="A0A1A7"/>
          <w:kern w:val="0"/>
          <w:szCs w:val="21"/>
        </w:rPr>
        <w:t>通过嵌入层，转换为嵌入向量</w:t>
      </w:r>
    </w:p>
    <w:p w14:paraId="1889AEFC"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x = </w:t>
      </w:r>
      <w:proofErr w:type="gramStart"/>
      <w:r w:rsidRPr="007B33C4">
        <w:rPr>
          <w:rFonts w:ascii="Consolas" w:hAnsi="Consolas" w:cs="宋体"/>
          <w:color w:val="A626A4"/>
          <w:kern w:val="0"/>
          <w:szCs w:val="21"/>
        </w:rPr>
        <w:t>self</w:t>
      </w:r>
      <w:r w:rsidRPr="007B33C4">
        <w:rPr>
          <w:rFonts w:ascii="Consolas" w:hAnsi="Consolas" w:cs="宋体"/>
          <w:color w:val="5C5C5C"/>
          <w:kern w:val="0"/>
          <w:szCs w:val="21"/>
        </w:rPr>
        <w:t>.embedding</w:t>
      </w:r>
      <w:proofErr w:type="gramEnd"/>
      <w:r w:rsidRPr="007B33C4">
        <w:rPr>
          <w:rFonts w:ascii="Consolas" w:hAnsi="Consolas" w:cs="宋体"/>
          <w:color w:val="5C5C5C"/>
          <w:kern w:val="0"/>
          <w:szCs w:val="21"/>
        </w:rPr>
        <w:t>(x)</w:t>
      </w:r>
    </w:p>
    <w:p w14:paraId="750AB077"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将嵌入向量传递给</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层进行处理</w:t>
      </w:r>
    </w:p>
    <w:p w14:paraId="3620CAE7"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lstm_out, </w:t>
      </w:r>
      <w:r w:rsidRPr="007B33C4">
        <w:rPr>
          <w:rFonts w:ascii="Consolas" w:hAnsi="Consolas" w:cs="宋体"/>
          <w:color w:val="986801"/>
          <w:kern w:val="0"/>
          <w:szCs w:val="21"/>
        </w:rPr>
        <w:t>_</w:t>
      </w:r>
      <w:r w:rsidRPr="007B33C4">
        <w:rPr>
          <w:rFonts w:ascii="Consolas" w:hAnsi="Consolas" w:cs="宋体"/>
          <w:color w:val="5C5C5C"/>
          <w:kern w:val="0"/>
          <w:szCs w:val="21"/>
        </w:rPr>
        <w:t> = </w:t>
      </w:r>
      <w:proofErr w:type="gramStart"/>
      <w:r w:rsidRPr="007B33C4">
        <w:rPr>
          <w:rFonts w:ascii="Consolas" w:hAnsi="Consolas" w:cs="宋体"/>
          <w:color w:val="A626A4"/>
          <w:kern w:val="0"/>
          <w:szCs w:val="21"/>
        </w:rPr>
        <w:t>self</w:t>
      </w:r>
      <w:r w:rsidRPr="007B33C4">
        <w:rPr>
          <w:rFonts w:ascii="Consolas" w:hAnsi="Consolas" w:cs="宋体"/>
          <w:color w:val="5C5C5C"/>
          <w:kern w:val="0"/>
          <w:szCs w:val="21"/>
        </w:rPr>
        <w:t>.lstm</w:t>
      </w:r>
      <w:proofErr w:type="gramEnd"/>
      <w:r w:rsidRPr="007B33C4">
        <w:rPr>
          <w:rFonts w:ascii="Consolas" w:hAnsi="Consolas" w:cs="宋体"/>
          <w:color w:val="5C5C5C"/>
          <w:kern w:val="0"/>
          <w:szCs w:val="21"/>
        </w:rPr>
        <w:t>(x)</w:t>
      </w:r>
    </w:p>
    <w:p w14:paraId="2314DB8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取</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输出的最后一个时间步的数据，传递给全连接层</w:t>
      </w:r>
    </w:p>
    <w:p w14:paraId="7237B60B"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out = </w:t>
      </w:r>
      <w:r w:rsidRPr="007B33C4">
        <w:rPr>
          <w:rFonts w:ascii="Consolas" w:hAnsi="Consolas" w:cs="宋体"/>
          <w:color w:val="A626A4"/>
          <w:kern w:val="0"/>
          <w:szCs w:val="21"/>
        </w:rPr>
        <w:t>self</w:t>
      </w:r>
      <w:r w:rsidRPr="007B33C4">
        <w:rPr>
          <w:rFonts w:ascii="Consolas" w:hAnsi="Consolas" w:cs="宋体"/>
          <w:color w:val="5C5C5C"/>
          <w:kern w:val="0"/>
          <w:szCs w:val="21"/>
        </w:rPr>
        <w:t>.</w:t>
      </w:r>
      <w:proofErr w:type="gramStart"/>
      <w:r w:rsidRPr="007B33C4">
        <w:rPr>
          <w:rFonts w:ascii="Consolas" w:hAnsi="Consolas" w:cs="宋体"/>
          <w:color w:val="5C5C5C"/>
          <w:kern w:val="0"/>
          <w:szCs w:val="21"/>
        </w:rPr>
        <w:t>fc(</w:t>
      </w:r>
      <w:proofErr w:type="gramEnd"/>
      <w:r w:rsidRPr="007B33C4">
        <w:rPr>
          <w:rFonts w:ascii="Consolas" w:hAnsi="Consolas" w:cs="宋体"/>
          <w:color w:val="5C5C5C"/>
          <w:kern w:val="0"/>
          <w:szCs w:val="21"/>
        </w:rPr>
        <w:t>lstm_out[</w:t>
      </w:r>
      <w:r w:rsidRPr="007B33C4">
        <w:rPr>
          <w:rFonts w:ascii="Consolas" w:hAnsi="Consolas" w:cs="宋体"/>
          <w:color w:val="4078F2"/>
          <w:kern w:val="0"/>
          <w:szCs w:val="21"/>
        </w:rPr>
        <w:t>:</w:t>
      </w:r>
      <w:r w:rsidRPr="007B33C4">
        <w:rPr>
          <w:rFonts w:ascii="Consolas" w:hAnsi="Consolas" w:cs="宋体"/>
          <w:color w:val="5C5C5C"/>
          <w:kern w:val="0"/>
          <w:szCs w:val="21"/>
        </w:rPr>
        <w:t>, -</w:t>
      </w:r>
      <w:r w:rsidRPr="007B33C4">
        <w:rPr>
          <w:rFonts w:ascii="Consolas" w:hAnsi="Consolas" w:cs="宋体"/>
          <w:color w:val="986801"/>
          <w:kern w:val="0"/>
          <w:szCs w:val="21"/>
        </w:rPr>
        <w:t>1</w:t>
      </w:r>
      <w:r w:rsidRPr="007B33C4">
        <w:rPr>
          <w:rFonts w:ascii="Consolas" w:hAnsi="Consolas" w:cs="宋体"/>
          <w:color w:val="5C5C5C"/>
          <w:kern w:val="0"/>
          <w:szCs w:val="21"/>
        </w:rPr>
        <w:t>, </w:t>
      </w:r>
      <w:r w:rsidRPr="007B33C4">
        <w:rPr>
          <w:rFonts w:ascii="Consolas" w:hAnsi="Consolas" w:cs="宋体"/>
          <w:color w:val="4078F2"/>
          <w:kern w:val="0"/>
          <w:szCs w:val="21"/>
        </w:rPr>
        <w:t>:</w:t>
      </w:r>
      <w:r w:rsidRPr="007B33C4">
        <w:rPr>
          <w:rFonts w:ascii="Consolas" w:hAnsi="Consolas" w:cs="宋体"/>
          <w:color w:val="5C5C5C"/>
          <w:kern w:val="0"/>
          <w:szCs w:val="21"/>
        </w:rPr>
        <w:t>])</w:t>
      </w:r>
    </w:p>
    <w:p w14:paraId="687071F1" w14:textId="110DB253"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return</w:t>
      </w:r>
      <w:r w:rsidRPr="007B33C4">
        <w:rPr>
          <w:rFonts w:ascii="Consolas" w:hAnsi="Consolas" w:cs="宋体"/>
          <w:color w:val="5C5C5C"/>
          <w:kern w:val="0"/>
          <w:szCs w:val="21"/>
        </w:rPr>
        <w:t> </w:t>
      </w:r>
      <w:proofErr w:type="gramStart"/>
      <w:r w:rsidRPr="007B33C4">
        <w:rPr>
          <w:rFonts w:ascii="Consolas" w:hAnsi="Consolas" w:cs="宋体"/>
          <w:color w:val="5C5C5C"/>
          <w:kern w:val="0"/>
          <w:szCs w:val="21"/>
        </w:rPr>
        <w:t>out</w:t>
      </w:r>
      <w:proofErr w:type="gramEnd"/>
    </w:p>
    <w:p w14:paraId="5AAD3666"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3</w:t>
      </w:r>
      <w:r w:rsidRPr="001C4B54">
        <w:rPr>
          <w:b/>
          <w:bCs/>
          <w:sz w:val="24"/>
        </w:rPr>
        <w:t>）循环神经网络总结</w:t>
      </w:r>
    </w:p>
    <w:p w14:paraId="420CC025" w14:textId="77777777" w:rsidR="00BA4038" w:rsidRPr="001C4B54" w:rsidRDefault="00000000" w:rsidP="007B33C4">
      <w:pPr>
        <w:spacing w:line="360" w:lineRule="auto"/>
        <w:ind w:left="-374" w:right="-700" w:firstLineChars="200" w:firstLine="480"/>
        <w:rPr>
          <w:sz w:val="24"/>
        </w:rPr>
      </w:pPr>
      <w:r w:rsidRPr="001C4B54">
        <w:rPr>
          <w:sz w:val="24"/>
        </w:rPr>
        <w:t xml:space="preserve">  </w:t>
      </w:r>
      <w:r w:rsidRPr="001C4B54">
        <w:rPr>
          <w:sz w:val="24"/>
        </w:rPr>
        <w:t>循环神经网络（</w:t>
      </w:r>
      <w:r w:rsidRPr="001C4B54">
        <w:rPr>
          <w:sz w:val="24"/>
        </w:rPr>
        <w:t>Recurrent Neural Networks, RNNs</w:t>
      </w:r>
      <w:r w:rsidRPr="001C4B54">
        <w:rPr>
          <w:sz w:val="24"/>
        </w:rPr>
        <w:t>）是一类用于处理序列数据的神经网络。与传统的神经网络不同，它们可以处理变长的输入序列，并且具有内部状态的概念，使得它们能够记住并利用历史信息。简单来说，他会依赖</w:t>
      </w:r>
      <w:proofErr w:type="gramStart"/>
      <w:r w:rsidRPr="001C4B54">
        <w:rPr>
          <w:sz w:val="24"/>
        </w:rPr>
        <w:t>于之前</w:t>
      </w:r>
      <w:proofErr w:type="gramEnd"/>
      <w:r w:rsidRPr="001C4B54">
        <w:rPr>
          <w:sz w:val="24"/>
        </w:rPr>
        <w:t>的历史数据。框架图如下：</w:t>
      </w:r>
    </w:p>
    <w:p w14:paraId="18FEF1C8" w14:textId="36125BAF" w:rsidR="001C4B54" w:rsidRPr="005126C1" w:rsidRDefault="00000000" w:rsidP="005126C1">
      <w:pPr>
        <w:spacing w:line="360" w:lineRule="auto"/>
        <w:ind w:left="-374" w:right="-700" w:firstLine="122"/>
        <w:rPr>
          <w:sz w:val="24"/>
        </w:rPr>
      </w:pPr>
      <w:r w:rsidRPr="001C4B54">
        <w:t xml:space="preserve">        </w:t>
      </w:r>
      <w:r w:rsidRPr="001C4B54">
        <w:rPr>
          <w:noProof/>
        </w:rPr>
        <w:drawing>
          <wp:inline distT="0" distB="0" distL="0" distR="0" wp14:anchorId="788A2D63" wp14:editId="580B4C55">
            <wp:extent cx="3325846" cy="1633416"/>
            <wp:effectExtent l="0" t="0" r="8255" b="508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7"/>
                    <a:stretch>
                      <a:fillRect/>
                    </a:stretch>
                  </pic:blipFill>
                  <pic:spPr>
                    <a:xfrm>
                      <a:off x="0" y="0"/>
                      <a:ext cx="3368009" cy="1654123"/>
                    </a:xfrm>
                    <a:prstGeom prst="rect">
                      <a:avLst/>
                    </a:prstGeom>
                    <a:noFill/>
                    <a:ln w="9525">
                      <a:noFill/>
                    </a:ln>
                  </pic:spPr>
                </pic:pic>
              </a:graphicData>
            </a:graphic>
          </wp:inline>
        </w:drawing>
      </w:r>
    </w:p>
    <w:p w14:paraId="315BEEC5" w14:textId="74B9DA77" w:rsidR="00BA4038" w:rsidRPr="001C4B54" w:rsidRDefault="00000000" w:rsidP="007B33C4">
      <w:pPr>
        <w:spacing w:line="360" w:lineRule="auto"/>
        <w:ind w:left="-374" w:right="-700" w:firstLineChars="200" w:firstLine="562"/>
        <w:rPr>
          <w:rFonts w:eastAsia="黑体"/>
          <w:b/>
          <w:bCs/>
          <w:sz w:val="28"/>
          <w:szCs w:val="28"/>
        </w:rPr>
      </w:pPr>
      <w:r w:rsidRPr="001C4B54">
        <w:rPr>
          <w:rFonts w:eastAsia="黑体"/>
          <w:b/>
          <w:bCs/>
          <w:sz w:val="28"/>
          <w:szCs w:val="28"/>
        </w:rPr>
        <w:lastRenderedPageBreak/>
        <w:t>2</w:t>
      </w:r>
      <w:r w:rsidRPr="001C4B54">
        <w:rPr>
          <w:rFonts w:eastAsia="黑体"/>
          <w:b/>
          <w:bCs/>
          <w:sz w:val="28"/>
          <w:szCs w:val="28"/>
        </w:rPr>
        <w:t>、数据处理设计</w:t>
      </w:r>
    </w:p>
    <w:p w14:paraId="6E46C93E" w14:textId="7909BA62" w:rsidR="000676CB" w:rsidRPr="001C4B54" w:rsidRDefault="000676CB" w:rsidP="007B33C4">
      <w:pPr>
        <w:spacing w:line="360" w:lineRule="auto"/>
        <w:ind w:left="-374" w:right="-700" w:firstLineChars="200" w:firstLine="480"/>
        <w:rPr>
          <w:sz w:val="24"/>
        </w:rPr>
      </w:pPr>
      <w:r w:rsidRPr="001C4B54">
        <w:rPr>
          <w:sz w:val="24"/>
        </w:rPr>
        <w:t>对于数据集中的汉字，可以分为两种处理方式，即</w:t>
      </w:r>
      <w:r w:rsidRPr="001C4B54">
        <w:rPr>
          <w:b/>
          <w:bCs/>
          <w:sz w:val="24"/>
        </w:rPr>
        <w:t>按字和按词处理</w:t>
      </w:r>
      <w:r w:rsidRPr="001C4B54">
        <w:rPr>
          <w:sz w:val="24"/>
        </w:rPr>
        <w:t>。初步分析下，按字拆分会有一定的局限性，例如一些具有实例的名词被拆。因此本课设的</w:t>
      </w:r>
      <w:r w:rsidRPr="001C4B54">
        <w:rPr>
          <w:sz w:val="24"/>
        </w:rPr>
        <w:t>RNN</w:t>
      </w:r>
      <w:r w:rsidRPr="001C4B54">
        <w:rPr>
          <w:sz w:val="24"/>
        </w:rPr>
        <w:t>针对按词和按字进行效果比较。</w:t>
      </w:r>
    </w:p>
    <w:p w14:paraId="2EE3C61F"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1</w:t>
      </w:r>
      <w:r w:rsidRPr="001C4B54">
        <w:rPr>
          <w:b/>
          <w:bCs/>
          <w:sz w:val="24"/>
        </w:rPr>
        <w:t>）</w:t>
      </w:r>
      <w:proofErr w:type="gramStart"/>
      <w:r w:rsidRPr="001C4B54">
        <w:rPr>
          <w:b/>
          <w:bCs/>
          <w:sz w:val="24"/>
        </w:rPr>
        <w:t>数据集按字处理</w:t>
      </w:r>
      <w:proofErr w:type="gramEnd"/>
    </w:p>
    <w:p w14:paraId="733462D5" w14:textId="77777777" w:rsidR="00BA4038" w:rsidRPr="001C4B54" w:rsidRDefault="00000000" w:rsidP="007B33C4">
      <w:pPr>
        <w:spacing w:line="360" w:lineRule="auto"/>
        <w:ind w:left="-374" w:right="-700" w:firstLineChars="300" w:firstLine="723"/>
        <w:rPr>
          <w:sz w:val="24"/>
        </w:rPr>
      </w:pPr>
      <w:r w:rsidRPr="001C4B54">
        <w:rPr>
          <w:rFonts w:ascii="宋体" w:hAnsi="宋体" w:cs="宋体" w:hint="eastAsia"/>
          <w:b/>
          <w:bCs/>
          <w:sz w:val="24"/>
        </w:rPr>
        <w:t>①</w:t>
      </w:r>
      <w:r w:rsidRPr="001C4B54">
        <w:rPr>
          <w:b/>
          <w:bCs/>
          <w:sz w:val="24"/>
        </w:rPr>
        <w:t xml:space="preserve"> </w:t>
      </w:r>
      <w:r w:rsidRPr="001C4B54">
        <w:rPr>
          <w:b/>
          <w:bCs/>
          <w:sz w:val="24"/>
        </w:rPr>
        <w:t>读取文件：</w:t>
      </w:r>
      <w:r w:rsidRPr="001C4B54">
        <w:rPr>
          <w:sz w:val="24"/>
        </w:rPr>
        <w:t>打开并且读取名为</w:t>
      </w:r>
      <w:r w:rsidRPr="001C4B54">
        <w:rPr>
          <w:sz w:val="24"/>
        </w:rPr>
        <w:t xml:space="preserve"> data.csv </w:t>
      </w:r>
      <w:r w:rsidRPr="001C4B54">
        <w:rPr>
          <w:sz w:val="24"/>
        </w:rPr>
        <w:t>的文件，内部是古诗集。</w:t>
      </w:r>
    </w:p>
    <w:p w14:paraId="3BC081D6"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②</w:t>
      </w:r>
      <w:r w:rsidRPr="001C4B54">
        <w:rPr>
          <w:b/>
          <w:bCs/>
          <w:sz w:val="24"/>
        </w:rPr>
        <w:t xml:space="preserve"> </w:t>
      </w:r>
      <w:r w:rsidRPr="001C4B54">
        <w:rPr>
          <w:b/>
          <w:bCs/>
          <w:sz w:val="24"/>
        </w:rPr>
        <w:t>文本清洗</w:t>
      </w:r>
      <w:r w:rsidRPr="001C4B54">
        <w:rPr>
          <w:b/>
          <w:bCs/>
          <w:sz w:val="24"/>
        </w:rPr>
        <w:t>:</w:t>
      </w:r>
    </w:p>
    <w:p w14:paraId="05F6AF6E" w14:textId="77777777" w:rsidR="000676CB" w:rsidRPr="0071721B" w:rsidRDefault="000676CB" w:rsidP="007B33C4">
      <w:pPr>
        <w:widowControl/>
        <w:pBdr>
          <w:left w:val="single" w:sz="18" w:space="0" w:color="6CE26C"/>
        </w:pBdr>
        <w:shd w:val="clear" w:color="auto" w:fill="F8F8F8"/>
        <w:spacing w:line="270" w:lineRule="atLeast"/>
        <w:ind w:firstLineChars="200" w:firstLine="480"/>
        <w:rPr>
          <w:color w:val="5C5C5C"/>
          <w:kern w:val="0"/>
          <w:sz w:val="24"/>
        </w:rPr>
      </w:pPr>
      <w:r w:rsidRPr="0071721B">
        <w:rPr>
          <w:color w:val="5C5C5C"/>
          <w:kern w:val="0"/>
          <w:sz w:val="24"/>
        </w:rPr>
        <w:t>[re.sub(</w:t>
      </w:r>
      <w:r w:rsidRPr="0071721B">
        <w:rPr>
          <w:color w:val="50A14F"/>
          <w:kern w:val="0"/>
          <w:sz w:val="24"/>
        </w:rPr>
        <w:t>r'[^\w\s]'</w:t>
      </w:r>
      <w:r w:rsidRPr="0071721B">
        <w:rPr>
          <w:color w:val="5C5C5C"/>
          <w:kern w:val="0"/>
          <w:sz w:val="24"/>
        </w:rPr>
        <w:t>, </w:t>
      </w:r>
      <w:r w:rsidRPr="0071721B">
        <w:rPr>
          <w:color w:val="50A14F"/>
          <w:kern w:val="0"/>
          <w:sz w:val="24"/>
        </w:rPr>
        <w:t>''</w:t>
      </w:r>
      <w:r w:rsidRPr="0071721B">
        <w:rPr>
          <w:color w:val="5C5C5C"/>
          <w:kern w:val="0"/>
          <w:sz w:val="24"/>
        </w:rPr>
        <w:t>, poem)]</w:t>
      </w:r>
    </w:p>
    <w:p w14:paraId="63B4B0D4" w14:textId="77777777" w:rsidR="000676CB" w:rsidRPr="0071721B" w:rsidRDefault="000676CB" w:rsidP="007B33C4">
      <w:pPr>
        <w:widowControl/>
        <w:pBdr>
          <w:left w:val="single" w:sz="18" w:space="0" w:color="6CE26C"/>
        </w:pBdr>
        <w:shd w:val="clear" w:color="auto" w:fill="FFFFFF"/>
        <w:spacing w:line="270" w:lineRule="atLeast"/>
        <w:ind w:firstLineChars="200" w:firstLine="480"/>
        <w:rPr>
          <w:color w:val="5C5C5C"/>
          <w:kern w:val="0"/>
          <w:sz w:val="24"/>
        </w:rPr>
      </w:pPr>
      <w:r w:rsidRPr="0071721B">
        <w:rPr>
          <w:color w:val="5C5C5C"/>
          <w:kern w:val="0"/>
          <w:sz w:val="24"/>
        </w:rPr>
        <w:t>[re.sub(</w:t>
      </w:r>
      <w:r w:rsidRPr="0071721B">
        <w:rPr>
          <w:color w:val="50A14F"/>
          <w:kern w:val="0"/>
          <w:sz w:val="24"/>
        </w:rPr>
        <w:t>r'[\s\n]'</w:t>
      </w:r>
      <w:r w:rsidRPr="0071721B">
        <w:rPr>
          <w:color w:val="5C5C5C"/>
          <w:kern w:val="0"/>
          <w:sz w:val="24"/>
        </w:rPr>
        <w:t>, </w:t>
      </w:r>
      <w:r w:rsidRPr="0071721B">
        <w:rPr>
          <w:color w:val="50A14F"/>
          <w:kern w:val="0"/>
          <w:sz w:val="24"/>
        </w:rPr>
        <w:t>''</w:t>
      </w:r>
      <w:r w:rsidRPr="0071721B">
        <w:rPr>
          <w:color w:val="5C5C5C"/>
          <w:kern w:val="0"/>
          <w:sz w:val="24"/>
        </w:rPr>
        <w:t>, poem)]</w:t>
      </w:r>
    </w:p>
    <w:p w14:paraId="4879FF43" w14:textId="77777777" w:rsidR="00BA4038" w:rsidRPr="001C4B54" w:rsidRDefault="00000000" w:rsidP="007B33C4">
      <w:pPr>
        <w:spacing w:line="360" w:lineRule="auto"/>
        <w:ind w:left="-374" w:right="-700" w:firstLineChars="300" w:firstLine="720"/>
        <w:rPr>
          <w:sz w:val="24"/>
        </w:rPr>
      </w:pPr>
      <w:r w:rsidRPr="001C4B54">
        <w:rPr>
          <w:sz w:val="24"/>
        </w:rPr>
        <w:t>使用正则表达式移除所有非单词字符和空白字符以外的字符，移除所有空白字符，包括空格和换行符。</w:t>
      </w:r>
    </w:p>
    <w:p w14:paraId="0B42902C" w14:textId="77777777" w:rsidR="00BA4038" w:rsidRPr="001C4B54" w:rsidRDefault="00000000" w:rsidP="007B33C4">
      <w:pPr>
        <w:spacing w:line="360" w:lineRule="auto"/>
        <w:ind w:left="-374" w:right="-700" w:firstLineChars="300" w:firstLine="723"/>
        <w:rPr>
          <w:sz w:val="24"/>
        </w:rPr>
      </w:pPr>
      <w:r w:rsidRPr="001C4B54">
        <w:rPr>
          <w:rFonts w:ascii="宋体" w:hAnsi="宋体" w:cs="宋体" w:hint="eastAsia"/>
          <w:b/>
          <w:bCs/>
          <w:sz w:val="24"/>
        </w:rPr>
        <w:t>③</w:t>
      </w:r>
      <w:r w:rsidRPr="001C4B54">
        <w:rPr>
          <w:b/>
          <w:bCs/>
          <w:sz w:val="24"/>
        </w:rPr>
        <w:t xml:space="preserve"> </w:t>
      </w:r>
      <w:r w:rsidRPr="001C4B54">
        <w:rPr>
          <w:b/>
          <w:bCs/>
          <w:sz w:val="24"/>
        </w:rPr>
        <w:t>建立词汇表：</w:t>
      </w:r>
      <w:r w:rsidRPr="001C4B54">
        <w:rPr>
          <w:sz w:val="24"/>
        </w:rPr>
        <w:t>所有数据去重并且计算大小作为神经网络层数。</w:t>
      </w:r>
      <w:r w:rsidRPr="001C4B54">
        <w:rPr>
          <w:sz w:val="24"/>
        </w:rPr>
        <w:t xml:space="preserve"> </w:t>
      </w:r>
    </w:p>
    <w:p w14:paraId="13A1B1DE"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④</w:t>
      </w:r>
      <w:r w:rsidRPr="001C4B54">
        <w:rPr>
          <w:b/>
          <w:bCs/>
          <w:sz w:val="24"/>
        </w:rPr>
        <w:t xml:space="preserve"> </w:t>
      </w:r>
      <w:r w:rsidRPr="001C4B54">
        <w:rPr>
          <w:b/>
          <w:bCs/>
          <w:sz w:val="24"/>
        </w:rPr>
        <w:t>创建字符索引映射：</w:t>
      </w:r>
    </w:p>
    <w:p w14:paraId="3D3148DF" w14:textId="77777777" w:rsidR="00BA4038" w:rsidRPr="001C4B54" w:rsidRDefault="00000000" w:rsidP="007B33C4">
      <w:pPr>
        <w:spacing w:line="360" w:lineRule="auto"/>
        <w:ind w:left="-374" w:right="-700" w:firstLineChars="300" w:firstLine="723"/>
        <w:rPr>
          <w:sz w:val="24"/>
        </w:rPr>
      </w:pPr>
      <w:r w:rsidRPr="001C4B54">
        <w:rPr>
          <w:b/>
          <w:bCs/>
          <w:sz w:val="24"/>
        </w:rPr>
        <w:t xml:space="preserve"> </w:t>
      </w:r>
      <w:r w:rsidRPr="001C4B54">
        <w:rPr>
          <w:sz w:val="24"/>
        </w:rPr>
        <w:t>加密映射：</w:t>
      </w:r>
      <w:r w:rsidRPr="001C4B54">
        <w:rPr>
          <w:sz w:val="24"/>
        </w:rPr>
        <w:t xml:space="preserve">                       </w:t>
      </w:r>
      <w:r w:rsidRPr="001C4B54">
        <w:rPr>
          <w:sz w:val="24"/>
        </w:rPr>
        <w:t>解密映射：</w:t>
      </w:r>
    </w:p>
    <w:p w14:paraId="26C567D5" w14:textId="77777777" w:rsidR="00BA4038" w:rsidRPr="001C4B54" w:rsidRDefault="00000000" w:rsidP="007B33C4">
      <w:pPr>
        <w:spacing w:line="360" w:lineRule="auto"/>
        <w:ind w:left="-374" w:right="-700" w:firstLineChars="300" w:firstLine="630"/>
      </w:pPr>
      <w:r w:rsidRPr="001C4B54">
        <w:t xml:space="preserve">              </w:t>
      </w:r>
      <w:r w:rsidRPr="001C4B54">
        <w:rPr>
          <w:noProof/>
        </w:rPr>
        <w:drawing>
          <wp:inline distT="0" distB="0" distL="0" distR="0" wp14:anchorId="4CFB80C9" wp14:editId="6788885E">
            <wp:extent cx="990600" cy="1663700"/>
            <wp:effectExtent l="0" t="0" r="0" b="12700"/>
            <wp:docPr id="60" name="Picture" descr="image-2024010901412085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image-20240109014120852" title="fig:"/>
                    <pic:cNvPicPr>
                      <a:picLocks noChangeAspect="1" noChangeArrowheads="1"/>
                    </pic:cNvPicPr>
                  </pic:nvPicPr>
                  <pic:blipFill>
                    <a:blip r:embed="rId18"/>
                    <a:stretch>
                      <a:fillRect/>
                    </a:stretch>
                  </pic:blipFill>
                  <pic:spPr>
                    <a:xfrm>
                      <a:off x="0" y="0"/>
                      <a:ext cx="990600" cy="1663700"/>
                    </a:xfrm>
                    <a:prstGeom prst="rect">
                      <a:avLst/>
                    </a:prstGeom>
                    <a:noFill/>
                    <a:ln w="9525">
                      <a:noFill/>
                    </a:ln>
                  </pic:spPr>
                </pic:pic>
              </a:graphicData>
            </a:graphic>
          </wp:inline>
        </w:drawing>
      </w:r>
      <w:r w:rsidRPr="001C4B54">
        <w:t xml:space="preserve">                        </w:t>
      </w:r>
      <w:r w:rsidRPr="001C4B54">
        <w:rPr>
          <w:noProof/>
        </w:rPr>
        <w:drawing>
          <wp:inline distT="0" distB="0" distL="0" distR="0" wp14:anchorId="7BE466D2" wp14:editId="04497CFB">
            <wp:extent cx="1060450" cy="1727200"/>
            <wp:effectExtent l="0" t="0" r="6350" b="10160"/>
            <wp:docPr id="63" name="Picture" descr="image-2024010901414050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age-20240109014140503" title="fig:"/>
                    <pic:cNvPicPr>
                      <a:picLocks noChangeAspect="1" noChangeArrowheads="1"/>
                    </pic:cNvPicPr>
                  </pic:nvPicPr>
                  <pic:blipFill>
                    <a:blip r:embed="rId19"/>
                    <a:stretch>
                      <a:fillRect/>
                    </a:stretch>
                  </pic:blipFill>
                  <pic:spPr>
                    <a:xfrm>
                      <a:off x="0" y="0"/>
                      <a:ext cx="1060450" cy="1727200"/>
                    </a:xfrm>
                    <a:prstGeom prst="rect">
                      <a:avLst/>
                    </a:prstGeom>
                    <a:noFill/>
                    <a:ln w="9525">
                      <a:noFill/>
                    </a:ln>
                  </pic:spPr>
                </pic:pic>
              </a:graphicData>
            </a:graphic>
          </wp:inline>
        </w:drawing>
      </w:r>
    </w:p>
    <w:p w14:paraId="7E2D2187"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数据集按词处理</w:t>
      </w:r>
    </w:p>
    <w:p w14:paraId="246C3F5E"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 xml:space="preserve">  </w:t>
      </w:r>
      <w:r w:rsidRPr="001C4B54">
        <w:rPr>
          <w:rFonts w:ascii="Times New Roman" w:hAnsi="Times New Roman" w:cs="Times New Roman"/>
        </w:rPr>
        <w:t>使用</w:t>
      </w:r>
      <w:r w:rsidRPr="001C4B54">
        <w:rPr>
          <w:rFonts w:ascii="Times New Roman" w:hAnsi="Times New Roman" w:cs="Times New Roman"/>
        </w:rPr>
        <w:t>python</w:t>
      </w:r>
      <w:r w:rsidRPr="001C4B54">
        <w:rPr>
          <w:rFonts w:ascii="Times New Roman" w:hAnsi="Times New Roman" w:cs="Times New Roman"/>
        </w:rPr>
        <w:t>的</w:t>
      </w:r>
      <w:r w:rsidRPr="001C4B54">
        <w:rPr>
          <w:rFonts w:ascii="Times New Roman" w:hAnsi="Times New Roman" w:cs="Times New Roman"/>
        </w:rPr>
        <w:t>jieba</w:t>
      </w:r>
      <w:r w:rsidRPr="001C4B54">
        <w:rPr>
          <w:rFonts w:ascii="Times New Roman" w:hAnsi="Times New Roman" w:cs="Times New Roman"/>
        </w:rPr>
        <w:t>库进行分词，其余方法与上述一致。</w:t>
      </w:r>
    </w:p>
    <w:p w14:paraId="67C7AE6C" w14:textId="77777777" w:rsidR="00BA4038" w:rsidRPr="001C4B54" w:rsidRDefault="00000000" w:rsidP="007B33C4">
      <w:pPr>
        <w:spacing w:line="360" w:lineRule="auto"/>
        <w:ind w:left="-374" w:right="-700" w:firstLineChars="300" w:firstLine="723"/>
        <w:rPr>
          <w:sz w:val="24"/>
        </w:rPr>
      </w:pPr>
      <w:r w:rsidRPr="001C4B54">
        <w:rPr>
          <w:b/>
          <w:bCs/>
          <w:sz w:val="24"/>
        </w:rPr>
        <w:t xml:space="preserve"> </w:t>
      </w:r>
      <w:r w:rsidRPr="001C4B54">
        <w:rPr>
          <w:sz w:val="24"/>
        </w:rPr>
        <w:t>加密映射：</w:t>
      </w:r>
      <w:r w:rsidRPr="001C4B54">
        <w:rPr>
          <w:sz w:val="24"/>
        </w:rPr>
        <w:t xml:space="preserve">                       </w:t>
      </w:r>
      <w:r w:rsidRPr="001C4B54">
        <w:rPr>
          <w:sz w:val="24"/>
        </w:rPr>
        <w:t>解密映射：</w:t>
      </w:r>
    </w:p>
    <w:p w14:paraId="727B44B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 xml:space="preserve">              </w:t>
      </w:r>
      <w:r w:rsidRPr="001C4B54">
        <w:rPr>
          <w:rFonts w:ascii="Times New Roman" w:hAnsi="Times New Roman" w:cs="Times New Roman"/>
          <w:noProof/>
        </w:rPr>
        <w:drawing>
          <wp:inline distT="0" distB="0" distL="0" distR="0" wp14:anchorId="124C51DF" wp14:editId="0EC10F22">
            <wp:extent cx="914400" cy="1970532"/>
            <wp:effectExtent l="0" t="0" r="0" b="0"/>
            <wp:docPr id="67" name="Picture" descr="image-20240109014454454"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image-20240109014454454" title="fig:"/>
                    <pic:cNvPicPr>
                      <a:picLocks noChangeAspect="1" noChangeArrowheads="1"/>
                    </pic:cNvPicPr>
                  </pic:nvPicPr>
                  <pic:blipFill>
                    <a:blip r:embed="rId20"/>
                    <a:stretch>
                      <a:fillRect/>
                    </a:stretch>
                  </pic:blipFill>
                  <pic:spPr>
                    <a:xfrm>
                      <a:off x="0" y="0"/>
                      <a:ext cx="914400" cy="1970532"/>
                    </a:xfrm>
                    <a:prstGeom prst="rect">
                      <a:avLst/>
                    </a:prstGeom>
                    <a:noFill/>
                    <a:ln w="9525">
                      <a:noFill/>
                    </a:ln>
                  </pic:spPr>
                </pic:pic>
              </a:graphicData>
            </a:graphic>
          </wp:inline>
        </w:drawing>
      </w:r>
      <w:r w:rsidRPr="001C4B54">
        <w:rPr>
          <w:rFonts w:ascii="Times New Roman" w:hAnsi="Times New Roman" w:cs="Times New Roman"/>
        </w:rPr>
        <w:t xml:space="preserve">                 </w:t>
      </w:r>
      <w:r w:rsidRPr="001C4B54">
        <w:rPr>
          <w:rFonts w:ascii="Times New Roman" w:hAnsi="Times New Roman" w:cs="Times New Roman"/>
          <w:noProof/>
        </w:rPr>
        <w:drawing>
          <wp:inline distT="0" distB="0" distL="0" distR="0" wp14:anchorId="7BAD824E" wp14:editId="0C8A1248">
            <wp:extent cx="882650" cy="1904365"/>
            <wp:effectExtent l="0" t="0" r="0" b="635"/>
            <wp:docPr id="70" name="Picture" descr="image-20240109014506175"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image-20240109014506175" title="fig:"/>
                    <pic:cNvPicPr>
                      <a:picLocks noChangeAspect="1" noChangeArrowheads="1"/>
                    </pic:cNvPicPr>
                  </pic:nvPicPr>
                  <pic:blipFill>
                    <a:blip r:embed="rId21"/>
                    <a:stretch>
                      <a:fillRect/>
                    </a:stretch>
                  </pic:blipFill>
                  <pic:spPr>
                    <a:xfrm>
                      <a:off x="0" y="0"/>
                      <a:ext cx="887930" cy="1915757"/>
                    </a:xfrm>
                    <a:prstGeom prst="rect">
                      <a:avLst/>
                    </a:prstGeom>
                    <a:noFill/>
                    <a:ln w="9525">
                      <a:noFill/>
                    </a:ln>
                  </pic:spPr>
                </pic:pic>
              </a:graphicData>
            </a:graphic>
          </wp:inline>
        </w:drawing>
      </w:r>
    </w:p>
    <w:p w14:paraId="25E54E45" w14:textId="77777777" w:rsidR="00907BA2" w:rsidRDefault="00907BA2" w:rsidP="007B33C4">
      <w:pPr>
        <w:spacing w:line="360" w:lineRule="auto"/>
        <w:ind w:left="-374" w:right="-700" w:firstLineChars="200" w:firstLine="562"/>
        <w:rPr>
          <w:rFonts w:eastAsia="黑体"/>
          <w:b/>
          <w:bCs/>
          <w:sz w:val="28"/>
          <w:szCs w:val="28"/>
        </w:rPr>
      </w:pPr>
    </w:p>
    <w:p w14:paraId="7E0723DF" w14:textId="24A9EC91" w:rsidR="00BA4038" w:rsidRPr="001C4B54" w:rsidRDefault="00000000" w:rsidP="007B33C4">
      <w:pPr>
        <w:spacing w:line="360" w:lineRule="auto"/>
        <w:ind w:left="-374" w:right="-700" w:firstLineChars="200" w:firstLine="562"/>
        <w:rPr>
          <w:rFonts w:eastAsia="黑体"/>
          <w:b/>
          <w:bCs/>
          <w:sz w:val="28"/>
          <w:szCs w:val="28"/>
        </w:rPr>
      </w:pPr>
      <w:r w:rsidRPr="001C4B54">
        <w:rPr>
          <w:rFonts w:eastAsia="黑体"/>
          <w:b/>
          <w:bCs/>
          <w:sz w:val="28"/>
          <w:szCs w:val="28"/>
        </w:rPr>
        <w:t>3</w:t>
      </w:r>
      <w:r w:rsidRPr="001C4B54">
        <w:rPr>
          <w:rFonts w:eastAsia="黑体"/>
          <w:b/>
          <w:bCs/>
          <w:sz w:val="28"/>
          <w:szCs w:val="28"/>
        </w:rPr>
        <w:t>、工程文件设计</w:t>
      </w:r>
    </w:p>
    <w:p w14:paraId="72F81FAA" w14:textId="77777777"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w:t>
      </w:r>
      <w:r w:rsidRPr="001C4B54">
        <w:rPr>
          <w:rFonts w:ascii="Times New Roman" w:hAnsi="Times New Roman" w:cs="Times New Roman"/>
          <w:b/>
          <w:bCs/>
        </w:rPr>
        <w:t>1</w:t>
      </w:r>
      <w:r w:rsidRPr="001C4B54">
        <w:rPr>
          <w:rFonts w:ascii="Times New Roman" w:hAnsi="Times New Roman" w:cs="Times New Roman"/>
          <w:b/>
          <w:bCs/>
        </w:rPr>
        <w:t>）保存模型</w:t>
      </w:r>
    </w:p>
    <w:p w14:paraId="33E3AE20" w14:textId="035B98AA"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①</w:t>
      </w:r>
      <w:r w:rsidRPr="001C4B54">
        <w:rPr>
          <w:b/>
          <w:bCs/>
          <w:sz w:val="24"/>
        </w:rPr>
        <w:t xml:space="preserve"> </w:t>
      </w:r>
      <w:r w:rsidRPr="001C4B54">
        <w:rPr>
          <w:b/>
          <w:bCs/>
          <w:sz w:val="24"/>
        </w:rPr>
        <w:t>手</w:t>
      </w:r>
      <w:r w:rsidR="00D10EDE" w:rsidRPr="001C4B54">
        <w:rPr>
          <w:b/>
          <w:bCs/>
          <w:sz w:val="24"/>
        </w:rPr>
        <w:t>敲</w:t>
      </w:r>
      <w:r w:rsidRPr="001C4B54">
        <w:rPr>
          <w:b/>
          <w:bCs/>
          <w:sz w:val="24"/>
        </w:rPr>
        <w:t>RNN</w:t>
      </w:r>
      <w:r w:rsidRPr="001C4B54">
        <w:rPr>
          <w:b/>
          <w:bCs/>
          <w:sz w:val="24"/>
        </w:rPr>
        <w:t>模型的保存</w:t>
      </w:r>
    </w:p>
    <w:p w14:paraId="409BD4B9" w14:textId="1211F7F4" w:rsidR="00BA4038" w:rsidRPr="001C4B54" w:rsidRDefault="00000000" w:rsidP="007B33C4">
      <w:pPr>
        <w:spacing w:line="360" w:lineRule="auto"/>
        <w:ind w:left="246" w:right="-700" w:firstLineChars="100" w:firstLine="241"/>
        <w:rPr>
          <w:sz w:val="24"/>
        </w:rPr>
      </w:pPr>
      <w:r w:rsidRPr="001C4B54">
        <w:rPr>
          <w:b/>
          <w:bCs/>
          <w:sz w:val="24"/>
        </w:rPr>
        <w:t>Ⅰ.</w:t>
      </w:r>
      <w:r w:rsidRPr="001C4B54">
        <w:rPr>
          <w:b/>
          <w:bCs/>
          <w:sz w:val="24"/>
        </w:rPr>
        <w:t>保存权重和偏置</w:t>
      </w:r>
    </w:p>
    <w:p w14:paraId="353C818B" w14:textId="77777777" w:rsidR="00BA4038" w:rsidRPr="001C4B54" w:rsidRDefault="00000000" w:rsidP="007B33C4">
      <w:pPr>
        <w:spacing w:line="360" w:lineRule="auto"/>
        <w:ind w:left="-284" w:right="-700" w:firstLineChars="307" w:firstLine="737"/>
        <w:rPr>
          <w:sz w:val="24"/>
        </w:rPr>
      </w:pPr>
      <w:r w:rsidRPr="001C4B54">
        <w:rPr>
          <w:sz w:val="24"/>
        </w:rPr>
        <w:t>使用</w:t>
      </w:r>
      <w:r w:rsidRPr="001C4B54">
        <w:rPr>
          <w:sz w:val="24"/>
        </w:rPr>
        <w:t xml:space="preserve"> </w:t>
      </w:r>
      <w:r w:rsidRPr="001C4B54">
        <w:rPr>
          <w:rStyle w:val="VerbatimChar"/>
          <w:i w:val="0"/>
          <w:sz w:val="24"/>
        </w:rPr>
        <w:t>numpy.save</w:t>
      </w:r>
      <w:r w:rsidRPr="001C4B54">
        <w:rPr>
          <w:sz w:val="24"/>
        </w:rPr>
        <w:t xml:space="preserve"> </w:t>
      </w:r>
      <w:r w:rsidRPr="001C4B54">
        <w:rPr>
          <w:sz w:val="24"/>
        </w:rPr>
        <w:t>函数保存了</w:t>
      </w:r>
      <w:r w:rsidRPr="001C4B54">
        <w:rPr>
          <w:sz w:val="24"/>
        </w:rPr>
        <w:t>RNN</w:t>
      </w:r>
      <w:r w:rsidRPr="001C4B54">
        <w:rPr>
          <w:sz w:val="24"/>
        </w:rPr>
        <w:t>的权重和偏置参数到</w:t>
      </w:r>
      <w:r w:rsidRPr="001C4B54">
        <w:rPr>
          <w:sz w:val="24"/>
        </w:rPr>
        <w:t xml:space="preserve"> NumPy </w:t>
      </w:r>
      <w:r w:rsidRPr="001C4B54">
        <w:rPr>
          <w:sz w:val="24"/>
        </w:rPr>
        <w:t>的</w:t>
      </w:r>
      <w:r w:rsidRPr="001C4B54">
        <w:rPr>
          <w:sz w:val="24"/>
        </w:rPr>
        <w:t xml:space="preserve"> </w:t>
      </w:r>
      <w:r w:rsidRPr="001C4B54">
        <w:rPr>
          <w:rStyle w:val="VerbatimChar"/>
          <w:i w:val="0"/>
          <w:sz w:val="24"/>
        </w:rPr>
        <w:t>.npy</w:t>
      </w:r>
      <w:r w:rsidRPr="001C4B54">
        <w:rPr>
          <w:sz w:val="24"/>
        </w:rPr>
        <w:t xml:space="preserve"> </w:t>
      </w:r>
      <w:r w:rsidRPr="001C4B54">
        <w:rPr>
          <w:sz w:val="24"/>
        </w:rPr>
        <w:t>文件格式中。这种格式方便于之后的加载和使用。其中，</w:t>
      </w:r>
      <w:r w:rsidRPr="001C4B54">
        <w:rPr>
          <w:rStyle w:val="VerbatimChar"/>
          <w:i w:val="0"/>
          <w:sz w:val="24"/>
        </w:rPr>
        <w:t>Wxh</w:t>
      </w:r>
      <w:r w:rsidRPr="001C4B54">
        <w:rPr>
          <w:sz w:val="24"/>
        </w:rPr>
        <w:t xml:space="preserve">, </w:t>
      </w:r>
      <w:r w:rsidRPr="001C4B54">
        <w:rPr>
          <w:rStyle w:val="VerbatimChar"/>
          <w:i w:val="0"/>
          <w:sz w:val="24"/>
        </w:rPr>
        <w:t>Whh</w:t>
      </w:r>
      <w:r w:rsidRPr="001C4B54">
        <w:rPr>
          <w:sz w:val="24"/>
        </w:rPr>
        <w:t xml:space="preserve">, </w:t>
      </w:r>
      <w:r w:rsidRPr="001C4B54">
        <w:rPr>
          <w:rStyle w:val="VerbatimChar"/>
          <w:i w:val="0"/>
          <w:sz w:val="24"/>
        </w:rPr>
        <w:t>Why</w:t>
      </w:r>
      <w:r w:rsidRPr="001C4B54">
        <w:rPr>
          <w:sz w:val="24"/>
        </w:rPr>
        <w:t xml:space="preserve"> </w:t>
      </w:r>
      <w:r w:rsidRPr="001C4B54">
        <w:rPr>
          <w:sz w:val="24"/>
        </w:rPr>
        <w:t>是网络的权重矩阵，</w:t>
      </w:r>
      <w:r w:rsidRPr="001C4B54">
        <w:rPr>
          <w:rStyle w:val="VerbatimChar"/>
          <w:i w:val="0"/>
          <w:sz w:val="24"/>
        </w:rPr>
        <w:t>bh</w:t>
      </w:r>
      <w:r w:rsidRPr="001C4B54">
        <w:rPr>
          <w:sz w:val="24"/>
        </w:rPr>
        <w:t xml:space="preserve"> </w:t>
      </w:r>
      <w:r w:rsidRPr="001C4B54">
        <w:rPr>
          <w:sz w:val="24"/>
        </w:rPr>
        <w:t>和</w:t>
      </w:r>
      <w:r w:rsidRPr="001C4B54">
        <w:rPr>
          <w:sz w:val="24"/>
        </w:rPr>
        <w:t xml:space="preserve"> </w:t>
      </w:r>
      <w:r w:rsidRPr="001C4B54">
        <w:rPr>
          <w:rStyle w:val="VerbatimChar"/>
          <w:i w:val="0"/>
          <w:sz w:val="24"/>
        </w:rPr>
        <w:t>by</w:t>
      </w:r>
      <w:r w:rsidRPr="001C4B54">
        <w:rPr>
          <w:sz w:val="24"/>
        </w:rPr>
        <w:t xml:space="preserve"> </w:t>
      </w:r>
      <w:r w:rsidRPr="001C4B54">
        <w:rPr>
          <w:sz w:val="24"/>
        </w:rPr>
        <w:t>是偏置项。这些参数是</w:t>
      </w:r>
      <w:r w:rsidRPr="001C4B54">
        <w:rPr>
          <w:sz w:val="24"/>
        </w:rPr>
        <w:t>RNN</w:t>
      </w:r>
      <w:r w:rsidRPr="001C4B54">
        <w:rPr>
          <w:sz w:val="24"/>
        </w:rPr>
        <w:t>模型的核心，控制着网络如何处理输入和记忆信息。</w:t>
      </w:r>
    </w:p>
    <w:p w14:paraId="6D427E25" w14:textId="0D4E34FA" w:rsidR="00BA4038" w:rsidRPr="001C4B54" w:rsidRDefault="00000000" w:rsidP="007B33C4">
      <w:pPr>
        <w:spacing w:line="360" w:lineRule="auto"/>
        <w:ind w:left="426" w:right="-700"/>
        <w:rPr>
          <w:sz w:val="24"/>
        </w:rPr>
      </w:pPr>
      <w:r w:rsidRPr="001C4B54">
        <w:rPr>
          <w:b/>
          <w:bCs/>
          <w:sz w:val="24"/>
        </w:rPr>
        <w:t>Ⅱ.</w:t>
      </w:r>
      <w:r w:rsidRPr="001C4B54">
        <w:rPr>
          <w:b/>
          <w:bCs/>
          <w:sz w:val="24"/>
        </w:rPr>
        <w:t>保存字符到索引和索引到字符的映射</w:t>
      </w:r>
    </w:p>
    <w:p w14:paraId="2AEE4AAD" w14:textId="77777777" w:rsidR="00BA4038" w:rsidRPr="001C4B54" w:rsidRDefault="00000000" w:rsidP="007B33C4">
      <w:pPr>
        <w:spacing w:line="360" w:lineRule="auto"/>
        <w:ind w:right="-700" w:firstLineChars="200" w:firstLine="480"/>
        <w:rPr>
          <w:sz w:val="24"/>
        </w:rPr>
      </w:pPr>
      <w:r w:rsidRPr="001C4B54">
        <w:rPr>
          <w:rStyle w:val="VerbatimChar"/>
          <w:i w:val="0"/>
          <w:sz w:val="24"/>
        </w:rPr>
        <w:t>pickle</w:t>
      </w:r>
      <w:r w:rsidRPr="001C4B54">
        <w:rPr>
          <w:sz w:val="24"/>
        </w:rPr>
        <w:t xml:space="preserve"> </w:t>
      </w:r>
      <w:r w:rsidRPr="001C4B54">
        <w:rPr>
          <w:sz w:val="24"/>
        </w:rPr>
        <w:t>用于序列化和反序列化一个</w:t>
      </w:r>
      <w:r w:rsidRPr="001C4B54">
        <w:rPr>
          <w:sz w:val="24"/>
        </w:rPr>
        <w:t xml:space="preserve"> Python </w:t>
      </w:r>
      <w:r w:rsidRPr="001C4B54">
        <w:rPr>
          <w:sz w:val="24"/>
        </w:rPr>
        <w:t>对象结构。</w:t>
      </w:r>
    </w:p>
    <w:p w14:paraId="12B3A4CB" w14:textId="77777777" w:rsidR="00BA4038" w:rsidRPr="001C4B54" w:rsidRDefault="00000000" w:rsidP="007B33C4">
      <w:pPr>
        <w:spacing w:line="360" w:lineRule="auto"/>
        <w:ind w:right="-700" w:firstLineChars="200" w:firstLine="480"/>
        <w:rPr>
          <w:sz w:val="24"/>
        </w:rPr>
      </w:pPr>
      <w:r w:rsidRPr="001C4B54">
        <w:rPr>
          <w:sz w:val="24"/>
        </w:rPr>
        <w:t>将</w:t>
      </w:r>
      <w:r w:rsidRPr="001C4B54">
        <w:rPr>
          <w:sz w:val="24"/>
        </w:rPr>
        <w:t xml:space="preserve"> </w:t>
      </w:r>
      <w:r w:rsidRPr="001C4B54">
        <w:rPr>
          <w:rStyle w:val="VerbatimChar"/>
          <w:i w:val="0"/>
          <w:sz w:val="24"/>
        </w:rPr>
        <w:t>char_to_index</w:t>
      </w:r>
      <w:r w:rsidRPr="001C4B54">
        <w:rPr>
          <w:sz w:val="24"/>
        </w:rPr>
        <w:t xml:space="preserve"> </w:t>
      </w:r>
      <w:r w:rsidRPr="001C4B54">
        <w:rPr>
          <w:sz w:val="24"/>
        </w:rPr>
        <w:t>字典保存到</w:t>
      </w:r>
      <w:r w:rsidRPr="001C4B54">
        <w:rPr>
          <w:rStyle w:val="VerbatimChar"/>
          <w:i w:val="0"/>
          <w:sz w:val="24"/>
        </w:rPr>
        <w:t>char_to_index.pickle</w:t>
      </w:r>
      <w:r w:rsidRPr="001C4B54">
        <w:rPr>
          <w:sz w:val="24"/>
        </w:rPr>
        <w:t xml:space="preserve"> </w:t>
      </w:r>
      <w:r w:rsidRPr="001C4B54">
        <w:rPr>
          <w:sz w:val="24"/>
        </w:rPr>
        <w:t>里。</w:t>
      </w:r>
    </w:p>
    <w:p w14:paraId="10C5C056" w14:textId="77777777" w:rsidR="00BA4038" w:rsidRPr="001C4B54" w:rsidRDefault="00000000" w:rsidP="007B33C4">
      <w:pPr>
        <w:spacing w:line="360" w:lineRule="auto"/>
        <w:ind w:right="-700" w:firstLineChars="200" w:firstLine="480"/>
        <w:rPr>
          <w:sz w:val="24"/>
        </w:rPr>
      </w:pPr>
      <w:r w:rsidRPr="001C4B54">
        <w:rPr>
          <w:sz w:val="24"/>
        </w:rPr>
        <w:t>将</w:t>
      </w:r>
      <w:r w:rsidRPr="001C4B54">
        <w:rPr>
          <w:sz w:val="24"/>
        </w:rPr>
        <w:t xml:space="preserve"> </w:t>
      </w:r>
      <w:r w:rsidRPr="001C4B54">
        <w:rPr>
          <w:rStyle w:val="VerbatimChar"/>
          <w:i w:val="0"/>
          <w:sz w:val="24"/>
        </w:rPr>
        <w:t>index_to_char</w:t>
      </w:r>
      <w:r w:rsidRPr="001C4B54">
        <w:rPr>
          <w:sz w:val="24"/>
        </w:rPr>
        <w:t xml:space="preserve"> </w:t>
      </w:r>
      <w:r w:rsidRPr="001C4B54">
        <w:rPr>
          <w:sz w:val="24"/>
        </w:rPr>
        <w:t>字典保存到</w:t>
      </w:r>
      <w:r w:rsidRPr="001C4B54">
        <w:rPr>
          <w:rStyle w:val="VerbatimChar"/>
          <w:i w:val="0"/>
          <w:sz w:val="24"/>
        </w:rPr>
        <w:t>index_to_char.pickle</w:t>
      </w:r>
      <w:r w:rsidRPr="001C4B54">
        <w:rPr>
          <w:sz w:val="24"/>
        </w:rPr>
        <w:t xml:space="preserve"> </w:t>
      </w:r>
      <w:r w:rsidRPr="001C4B54">
        <w:rPr>
          <w:sz w:val="24"/>
        </w:rPr>
        <w:t>里。</w:t>
      </w:r>
    </w:p>
    <w:p w14:paraId="0D706CC0"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②</w:t>
      </w:r>
      <w:r w:rsidRPr="001C4B54">
        <w:rPr>
          <w:b/>
          <w:bCs/>
          <w:sz w:val="24"/>
        </w:rPr>
        <w:t xml:space="preserve"> LSTM</w:t>
      </w:r>
      <w:r w:rsidRPr="001C4B54">
        <w:rPr>
          <w:b/>
          <w:bCs/>
          <w:sz w:val="24"/>
        </w:rPr>
        <w:t>的保存</w:t>
      </w:r>
    </w:p>
    <w:p w14:paraId="49ADADA0" w14:textId="326BECB2" w:rsidR="00BA4038" w:rsidRPr="001C4B54" w:rsidRDefault="00000000" w:rsidP="00907BA2">
      <w:pPr>
        <w:spacing w:line="360" w:lineRule="auto"/>
        <w:ind w:left="-374" w:right="-700" w:firstLineChars="300" w:firstLine="720"/>
      </w:pPr>
      <w:r w:rsidRPr="001C4B54">
        <w:rPr>
          <w:sz w:val="24"/>
        </w:rPr>
        <w:t>使用了</w:t>
      </w:r>
      <w:r w:rsidRPr="001C4B54">
        <w:rPr>
          <w:sz w:val="24"/>
        </w:rPr>
        <w:t>PyTorch</w:t>
      </w:r>
      <w:r w:rsidRPr="001C4B54">
        <w:rPr>
          <w:sz w:val="24"/>
        </w:rPr>
        <w:t>库中的</w:t>
      </w:r>
      <w:r w:rsidRPr="001C4B54">
        <w:rPr>
          <w:sz w:val="24"/>
        </w:rPr>
        <w:t xml:space="preserve"> </w:t>
      </w:r>
      <w:r w:rsidRPr="001C4B54">
        <w:rPr>
          <w:rStyle w:val="VerbatimChar"/>
          <w:i w:val="0"/>
          <w:sz w:val="24"/>
        </w:rPr>
        <w:t>torch.save</w:t>
      </w:r>
      <w:r w:rsidRPr="001C4B54">
        <w:rPr>
          <w:sz w:val="24"/>
        </w:rPr>
        <w:t xml:space="preserve"> </w:t>
      </w:r>
      <w:r w:rsidRPr="001C4B54">
        <w:rPr>
          <w:sz w:val="24"/>
        </w:rPr>
        <w:t>函数来保存一个模型的状态字典（</w:t>
      </w:r>
      <w:r w:rsidRPr="001C4B54">
        <w:rPr>
          <w:sz w:val="24"/>
        </w:rPr>
        <w:t>state dictionary</w:t>
      </w:r>
      <w:r w:rsidRPr="001C4B54">
        <w:rPr>
          <w:sz w:val="24"/>
        </w:rPr>
        <w:t>）。具体来说，它是用于保存一个使用</w:t>
      </w:r>
      <w:r w:rsidRPr="001C4B54">
        <w:rPr>
          <w:sz w:val="24"/>
        </w:rPr>
        <w:t>PyTorch</w:t>
      </w:r>
      <w:r w:rsidRPr="001C4B54">
        <w:rPr>
          <w:sz w:val="24"/>
        </w:rPr>
        <w:t>框架构建的循环神经网络。</w:t>
      </w:r>
    </w:p>
    <w:p w14:paraId="26EAA9E5"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藏头诗函数</w:t>
      </w:r>
    </w:p>
    <w:p w14:paraId="138476B5" w14:textId="19D020ED" w:rsidR="00BA4038" w:rsidRDefault="00000000" w:rsidP="007B33C4">
      <w:pPr>
        <w:pStyle w:val="ab"/>
        <w:ind w:firstLineChars="300" w:firstLine="720"/>
        <w:rPr>
          <w:rFonts w:ascii="Times New Roman" w:hAnsi="Times New Roman" w:cs="Times New Roman"/>
        </w:rPr>
      </w:pPr>
      <w:r w:rsidRPr="001C4B54">
        <w:rPr>
          <w:rStyle w:val="VerbatimChar"/>
          <w:rFonts w:ascii="Times New Roman" w:hAnsi="Times New Roman" w:cs="Times New Roman"/>
          <w:i w:val="0"/>
        </w:rPr>
        <w:t>generate_line</w:t>
      </w:r>
      <w:r w:rsidRPr="001C4B54">
        <w:rPr>
          <w:rFonts w:ascii="Times New Roman" w:hAnsi="Times New Roman" w:cs="Times New Roman"/>
        </w:rPr>
        <w:t xml:space="preserve"> </w:t>
      </w:r>
      <w:r w:rsidRPr="001C4B54">
        <w:rPr>
          <w:rFonts w:ascii="Times New Roman" w:hAnsi="Times New Roman" w:cs="Times New Roman"/>
        </w:rPr>
        <w:t>函数是用于生成藏头诗的一行。这个函数接受一个起始字符和一个长度参数，然后生成一个以该起始字符开头的文本序列。</w:t>
      </w:r>
      <w:r w:rsidR="004918D3">
        <w:rPr>
          <w:rFonts w:ascii="Times New Roman" w:hAnsi="Times New Roman" w:cs="Times New Roman" w:hint="eastAsia"/>
        </w:rPr>
        <w:t>内部设计流程图如下图所示：</w:t>
      </w:r>
    </w:p>
    <w:p w14:paraId="6EEE3EAD" w14:textId="7E7B971E" w:rsidR="004918D3" w:rsidRPr="001C4B54" w:rsidRDefault="004918D3" w:rsidP="005126C1">
      <w:pPr>
        <w:pStyle w:val="ab"/>
        <w:ind w:firstLineChars="300" w:firstLine="720"/>
        <w:jc w:val="center"/>
        <w:rPr>
          <w:rFonts w:ascii="Times New Roman" w:hAnsi="Times New Roman" w:cs="Times New Roman"/>
          <w:b/>
          <w:bCs/>
        </w:rPr>
      </w:pPr>
      <w:r>
        <w:rPr>
          <w:noProof/>
        </w:rPr>
        <w:lastRenderedPageBreak/>
        <w:drawing>
          <wp:inline distT="0" distB="0" distL="0" distR="0" wp14:anchorId="6661675C" wp14:editId="1A173D5C">
            <wp:extent cx="1998618" cy="3402412"/>
            <wp:effectExtent l="0" t="0" r="1905" b="7620"/>
            <wp:docPr id="60476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1051" name=""/>
                    <pic:cNvPicPr/>
                  </pic:nvPicPr>
                  <pic:blipFill>
                    <a:blip r:embed="rId22"/>
                    <a:stretch>
                      <a:fillRect/>
                    </a:stretch>
                  </pic:blipFill>
                  <pic:spPr>
                    <a:xfrm>
                      <a:off x="0" y="0"/>
                      <a:ext cx="2032862" cy="3460708"/>
                    </a:xfrm>
                    <a:prstGeom prst="rect">
                      <a:avLst/>
                    </a:prstGeom>
                  </pic:spPr>
                </pic:pic>
              </a:graphicData>
            </a:graphic>
          </wp:inline>
        </w:drawing>
      </w:r>
    </w:p>
    <w:p w14:paraId="658CCF74" w14:textId="64356E46" w:rsidR="004918D3" w:rsidRDefault="004918D3" w:rsidP="007B33C4">
      <w:pPr>
        <w:spacing w:line="360" w:lineRule="auto"/>
        <w:ind w:right="-700" w:firstLineChars="117" w:firstLine="282"/>
        <w:rPr>
          <w:rFonts w:ascii="宋体" w:hAnsi="宋体" w:cs="宋体"/>
          <w:b/>
          <w:bCs/>
          <w:sz w:val="24"/>
        </w:rPr>
      </w:pPr>
      <w:r>
        <w:rPr>
          <w:rFonts w:ascii="宋体" w:hAnsi="宋体" w:cs="宋体" w:hint="eastAsia"/>
          <w:b/>
          <w:bCs/>
          <w:sz w:val="24"/>
        </w:rPr>
        <w:t>具体步骤如下：</w:t>
      </w:r>
    </w:p>
    <w:p w14:paraId="5BCAC04A" w14:textId="61FA9757" w:rsidR="00BA4038" w:rsidRPr="001C4B54" w:rsidRDefault="00000000" w:rsidP="007B33C4">
      <w:pPr>
        <w:spacing w:line="360" w:lineRule="auto"/>
        <w:ind w:right="-700" w:firstLineChars="117" w:firstLine="282"/>
        <w:rPr>
          <w:b/>
          <w:bCs/>
          <w:sz w:val="24"/>
        </w:rPr>
      </w:pPr>
      <w:r w:rsidRPr="001C4B54">
        <w:rPr>
          <w:rFonts w:ascii="宋体" w:hAnsi="宋体" w:cs="宋体" w:hint="eastAsia"/>
          <w:b/>
          <w:bCs/>
          <w:sz w:val="24"/>
        </w:rPr>
        <w:t>①</w:t>
      </w:r>
      <w:r w:rsidRPr="001C4B54">
        <w:rPr>
          <w:b/>
          <w:bCs/>
          <w:sz w:val="24"/>
        </w:rPr>
        <w:t xml:space="preserve"> </w:t>
      </w:r>
      <w:r w:rsidRPr="001C4B54">
        <w:rPr>
          <w:b/>
          <w:bCs/>
          <w:sz w:val="24"/>
        </w:rPr>
        <w:t>检查起始字符：</w:t>
      </w:r>
    </w:p>
    <w:p w14:paraId="0420673A" w14:textId="3029D980" w:rsidR="00BA4038" w:rsidRPr="001C4B54" w:rsidRDefault="00000000" w:rsidP="007B33C4">
      <w:pPr>
        <w:spacing w:line="360" w:lineRule="auto"/>
        <w:ind w:left="-374" w:right="-700" w:firstLineChars="300" w:firstLine="720"/>
        <w:rPr>
          <w:sz w:val="24"/>
        </w:rPr>
      </w:pPr>
      <w:r w:rsidRPr="001C4B54">
        <w:rPr>
          <w:sz w:val="24"/>
        </w:rPr>
        <w:t>首先检查提供的起始字符是否在您的字符到索引的映射（</w:t>
      </w:r>
      <w:r w:rsidRPr="001C4B54">
        <w:rPr>
          <w:rStyle w:val="VerbatimChar"/>
          <w:i w:val="0"/>
          <w:sz w:val="24"/>
        </w:rPr>
        <w:t>char_to_index</w:t>
      </w:r>
      <w:r w:rsidRPr="001C4B54">
        <w:rPr>
          <w:sz w:val="24"/>
        </w:rPr>
        <w:t>）中。如果不在，函数会从词汇表（</w:t>
      </w:r>
      <w:r w:rsidRPr="001C4B54">
        <w:rPr>
          <w:rStyle w:val="VerbatimChar"/>
          <w:i w:val="0"/>
          <w:sz w:val="24"/>
        </w:rPr>
        <w:t>vocab</w:t>
      </w:r>
      <w:r w:rsidRPr="001C4B54">
        <w:rPr>
          <w:sz w:val="24"/>
        </w:rPr>
        <w:t>）中随机选择一个字符作为起始字符。这确保了无论输入字符是否在词汇表中，函数都能正常运行。</w:t>
      </w:r>
    </w:p>
    <w:p w14:paraId="6A24C282" w14:textId="77777777" w:rsidR="00BA4038" w:rsidRPr="001C4B54" w:rsidRDefault="00000000" w:rsidP="007B33C4">
      <w:pPr>
        <w:spacing w:line="360" w:lineRule="auto"/>
        <w:ind w:left="-142" w:right="-700" w:firstLineChars="200" w:firstLine="482"/>
        <w:rPr>
          <w:b/>
          <w:bCs/>
          <w:sz w:val="24"/>
        </w:rPr>
      </w:pPr>
      <w:r w:rsidRPr="001C4B54">
        <w:rPr>
          <w:rFonts w:ascii="宋体" w:hAnsi="宋体" w:cs="宋体" w:hint="eastAsia"/>
          <w:b/>
          <w:bCs/>
          <w:sz w:val="24"/>
        </w:rPr>
        <w:t>②</w:t>
      </w:r>
      <w:r w:rsidRPr="001C4B54">
        <w:rPr>
          <w:b/>
          <w:bCs/>
          <w:sz w:val="24"/>
        </w:rPr>
        <w:t xml:space="preserve"> </w:t>
      </w:r>
      <w:r w:rsidRPr="001C4B54">
        <w:rPr>
          <w:b/>
          <w:bCs/>
          <w:sz w:val="24"/>
        </w:rPr>
        <w:t>生成循环：</w:t>
      </w:r>
    </w:p>
    <w:p w14:paraId="1F46D609" w14:textId="79EAE642" w:rsidR="00BA4038" w:rsidRPr="001C4B54" w:rsidRDefault="00000000" w:rsidP="007B33C4">
      <w:pPr>
        <w:spacing w:line="360" w:lineRule="auto"/>
        <w:ind w:left="-374" w:right="-700" w:firstLineChars="300" w:firstLine="720"/>
        <w:rPr>
          <w:sz w:val="24"/>
        </w:rPr>
      </w:pPr>
      <w:r w:rsidRPr="001C4B54">
        <w:rPr>
          <w:sz w:val="24"/>
        </w:rPr>
        <w:t>函数进入一个循环，因为起始字符已经确定。在每次循环中，它执行以下步骤：</w:t>
      </w:r>
    </w:p>
    <w:p w14:paraId="7B8DE4D1" w14:textId="77777777" w:rsidR="00BA4038" w:rsidRPr="001C4B54" w:rsidRDefault="00000000" w:rsidP="007B33C4">
      <w:pPr>
        <w:spacing w:line="360" w:lineRule="auto"/>
        <w:ind w:left="-374" w:right="-700" w:firstLineChars="300" w:firstLine="723"/>
        <w:rPr>
          <w:sz w:val="24"/>
        </w:rPr>
      </w:pPr>
      <w:r w:rsidRPr="001C4B54">
        <w:rPr>
          <w:b/>
          <w:bCs/>
          <w:sz w:val="24"/>
        </w:rPr>
        <w:t>Ⅰ.</w:t>
      </w:r>
      <w:r w:rsidRPr="001C4B54">
        <w:rPr>
          <w:b/>
          <w:bCs/>
          <w:sz w:val="24"/>
        </w:rPr>
        <w:t>更新隐藏状态：</w:t>
      </w:r>
      <w:r w:rsidRPr="001C4B54">
        <w:rPr>
          <w:sz w:val="24"/>
        </w:rPr>
        <w:t>使用当前的输入</w:t>
      </w:r>
      <w:r w:rsidRPr="001C4B54">
        <w:rPr>
          <w:sz w:val="24"/>
        </w:rPr>
        <w:t xml:space="preserve"> </w:t>
      </w:r>
      <w:r w:rsidRPr="001C4B54">
        <w:rPr>
          <w:rStyle w:val="VerbatimChar"/>
          <w:i w:val="0"/>
          <w:sz w:val="24"/>
        </w:rPr>
        <w:t>x</w:t>
      </w:r>
      <w:r w:rsidRPr="001C4B54">
        <w:rPr>
          <w:sz w:val="24"/>
        </w:rPr>
        <w:t xml:space="preserve"> </w:t>
      </w:r>
      <w:r w:rsidRPr="001C4B54">
        <w:rPr>
          <w:sz w:val="24"/>
        </w:rPr>
        <w:t>和前一时刻的隐藏状态</w:t>
      </w:r>
      <w:r w:rsidRPr="001C4B54">
        <w:rPr>
          <w:sz w:val="24"/>
        </w:rPr>
        <w:t xml:space="preserve"> </w:t>
      </w:r>
      <w:r w:rsidRPr="001C4B54">
        <w:rPr>
          <w:rStyle w:val="VerbatimChar"/>
          <w:i w:val="0"/>
          <w:sz w:val="24"/>
        </w:rPr>
        <w:t>h</w:t>
      </w:r>
      <w:r w:rsidRPr="001C4B54">
        <w:rPr>
          <w:sz w:val="24"/>
        </w:rPr>
        <w:t xml:space="preserve"> </w:t>
      </w:r>
      <w:r w:rsidRPr="001C4B54">
        <w:rPr>
          <w:sz w:val="24"/>
        </w:rPr>
        <w:t>来更新当前时刻的隐藏状态。这是通过计算</w:t>
      </w:r>
      <w:r w:rsidRPr="001C4B54">
        <w:rPr>
          <w:sz w:val="24"/>
        </w:rPr>
        <w:t xml:space="preserve"> </w:t>
      </w:r>
      <w:r w:rsidRPr="001C4B54">
        <w:rPr>
          <w:rStyle w:val="VerbatimChar"/>
          <w:i w:val="0"/>
          <w:sz w:val="24"/>
        </w:rPr>
        <w:t>Wxh</w:t>
      </w:r>
      <w:r w:rsidRPr="001C4B54">
        <w:rPr>
          <w:sz w:val="24"/>
        </w:rPr>
        <w:t xml:space="preserve"> </w:t>
      </w:r>
      <w:r w:rsidRPr="001C4B54">
        <w:rPr>
          <w:sz w:val="24"/>
        </w:rPr>
        <w:t>与</w:t>
      </w:r>
      <w:r w:rsidRPr="001C4B54">
        <w:rPr>
          <w:sz w:val="24"/>
        </w:rPr>
        <w:t xml:space="preserve"> </w:t>
      </w:r>
      <w:r w:rsidRPr="001C4B54">
        <w:rPr>
          <w:rStyle w:val="VerbatimChar"/>
          <w:i w:val="0"/>
          <w:sz w:val="24"/>
        </w:rPr>
        <w:t>x</w:t>
      </w:r>
      <w:r w:rsidRPr="001C4B54">
        <w:rPr>
          <w:sz w:val="24"/>
        </w:rPr>
        <w:t xml:space="preserve"> </w:t>
      </w:r>
      <w:r w:rsidRPr="001C4B54">
        <w:rPr>
          <w:sz w:val="24"/>
        </w:rPr>
        <w:t>的点积、</w:t>
      </w:r>
      <w:r w:rsidRPr="001C4B54">
        <w:rPr>
          <w:rStyle w:val="VerbatimChar"/>
          <w:i w:val="0"/>
          <w:sz w:val="24"/>
        </w:rPr>
        <w:t>Whh</w:t>
      </w:r>
      <w:r w:rsidRPr="001C4B54">
        <w:rPr>
          <w:sz w:val="24"/>
        </w:rPr>
        <w:t xml:space="preserve"> </w:t>
      </w:r>
      <w:r w:rsidRPr="001C4B54">
        <w:rPr>
          <w:sz w:val="24"/>
        </w:rPr>
        <w:t>与</w:t>
      </w:r>
      <w:r w:rsidRPr="001C4B54">
        <w:rPr>
          <w:sz w:val="24"/>
        </w:rPr>
        <w:t xml:space="preserve"> </w:t>
      </w:r>
      <w:r w:rsidRPr="001C4B54">
        <w:rPr>
          <w:rStyle w:val="VerbatimChar"/>
          <w:i w:val="0"/>
          <w:sz w:val="24"/>
        </w:rPr>
        <w:t>h</w:t>
      </w:r>
      <w:r w:rsidRPr="001C4B54">
        <w:rPr>
          <w:sz w:val="24"/>
        </w:rPr>
        <w:t xml:space="preserve"> </w:t>
      </w:r>
      <w:r w:rsidRPr="001C4B54">
        <w:rPr>
          <w:sz w:val="24"/>
        </w:rPr>
        <w:t>的点积，加上偏置</w:t>
      </w:r>
      <w:r w:rsidRPr="001C4B54">
        <w:rPr>
          <w:sz w:val="24"/>
        </w:rPr>
        <w:t xml:space="preserve"> </w:t>
      </w:r>
      <w:r w:rsidRPr="001C4B54">
        <w:rPr>
          <w:rStyle w:val="VerbatimChar"/>
          <w:i w:val="0"/>
          <w:sz w:val="24"/>
        </w:rPr>
        <w:t>bh</w:t>
      </w:r>
      <w:r w:rsidRPr="001C4B54">
        <w:rPr>
          <w:sz w:val="24"/>
        </w:rPr>
        <w:t>，然后应用</w:t>
      </w:r>
      <w:r w:rsidRPr="001C4B54">
        <w:rPr>
          <w:sz w:val="24"/>
        </w:rPr>
        <w:t xml:space="preserve"> </w:t>
      </w:r>
      <w:r w:rsidRPr="001C4B54">
        <w:rPr>
          <w:rStyle w:val="VerbatimChar"/>
          <w:i w:val="0"/>
          <w:sz w:val="24"/>
        </w:rPr>
        <w:t>tanh</w:t>
      </w:r>
      <w:r w:rsidRPr="001C4B54">
        <w:rPr>
          <w:sz w:val="24"/>
        </w:rPr>
        <w:t xml:space="preserve"> </w:t>
      </w:r>
      <w:r w:rsidRPr="001C4B54">
        <w:rPr>
          <w:sz w:val="24"/>
        </w:rPr>
        <w:t>激活函数来完成的。</w:t>
      </w:r>
    </w:p>
    <w:p w14:paraId="0D90260E" w14:textId="77777777" w:rsidR="00BA4038" w:rsidRPr="001C4B54" w:rsidRDefault="00000000" w:rsidP="007B33C4">
      <w:pPr>
        <w:spacing w:line="360" w:lineRule="auto"/>
        <w:ind w:left="-374" w:right="-700" w:firstLineChars="300" w:firstLine="723"/>
        <w:rPr>
          <w:sz w:val="24"/>
        </w:rPr>
      </w:pPr>
      <w:r w:rsidRPr="001C4B54">
        <w:rPr>
          <w:b/>
          <w:bCs/>
          <w:sz w:val="24"/>
        </w:rPr>
        <w:t>Ⅱ.</w:t>
      </w:r>
      <w:r w:rsidRPr="001C4B54">
        <w:rPr>
          <w:b/>
          <w:bCs/>
          <w:sz w:val="24"/>
        </w:rPr>
        <w:t>生成下一个字符：</w:t>
      </w:r>
      <w:r w:rsidRPr="001C4B54">
        <w:rPr>
          <w:sz w:val="24"/>
        </w:rPr>
        <w:t>计算下一个字符的输出分布</w:t>
      </w:r>
      <w:r w:rsidRPr="001C4B54">
        <w:rPr>
          <w:sz w:val="24"/>
        </w:rPr>
        <w:t xml:space="preserve"> </w:t>
      </w:r>
      <w:r w:rsidRPr="001C4B54">
        <w:rPr>
          <w:rStyle w:val="VerbatimChar"/>
          <w:i w:val="0"/>
          <w:sz w:val="24"/>
        </w:rPr>
        <w:t>y_hat</w:t>
      </w:r>
      <w:r w:rsidRPr="001C4B54">
        <w:rPr>
          <w:sz w:val="24"/>
        </w:rPr>
        <w:t>，这是通过计算</w:t>
      </w:r>
      <w:r w:rsidRPr="001C4B54">
        <w:rPr>
          <w:sz w:val="24"/>
        </w:rPr>
        <w:t xml:space="preserve"> </w:t>
      </w:r>
      <w:r w:rsidRPr="001C4B54">
        <w:rPr>
          <w:rStyle w:val="VerbatimChar"/>
          <w:i w:val="0"/>
          <w:sz w:val="24"/>
        </w:rPr>
        <w:t>Why</w:t>
      </w:r>
      <w:r w:rsidRPr="001C4B54">
        <w:rPr>
          <w:sz w:val="24"/>
        </w:rPr>
        <w:t xml:space="preserve"> </w:t>
      </w:r>
      <w:r w:rsidRPr="001C4B54">
        <w:rPr>
          <w:sz w:val="24"/>
        </w:rPr>
        <w:t>与</w:t>
      </w:r>
      <w:r w:rsidRPr="001C4B54">
        <w:rPr>
          <w:sz w:val="24"/>
        </w:rPr>
        <w:t xml:space="preserve"> </w:t>
      </w:r>
      <w:r w:rsidRPr="001C4B54">
        <w:rPr>
          <w:rStyle w:val="VerbatimChar"/>
          <w:i w:val="0"/>
          <w:sz w:val="24"/>
        </w:rPr>
        <w:t>h</w:t>
      </w:r>
      <w:r w:rsidRPr="001C4B54">
        <w:rPr>
          <w:sz w:val="24"/>
        </w:rPr>
        <w:t xml:space="preserve"> </w:t>
      </w:r>
      <w:proofErr w:type="gramStart"/>
      <w:r w:rsidRPr="001C4B54">
        <w:rPr>
          <w:sz w:val="24"/>
        </w:rPr>
        <w:t>的点积加上</w:t>
      </w:r>
      <w:proofErr w:type="gramEnd"/>
      <w:r w:rsidRPr="001C4B54">
        <w:rPr>
          <w:sz w:val="24"/>
        </w:rPr>
        <w:t>偏置</w:t>
      </w:r>
      <w:r w:rsidRPr="001C4B54">
        <w:rPr>
          <w:sz w:val="24"/>
        </w:rPr>
        <w:t xml:space="preserve"> </w:t>
      </w:r>
      <w:r w:rsidRPr="001C4B54">
        <w:rPr>
          <w:rStyle w:val="VerbatimChar"/>
          <w:i w:val="0"/>
          <w:sz w:val="24"/>
        </w:rPr>
        <w:t>by</w:t>
      </w:r>
      <w:r w:rsidRPr="001C4B54">
        <w:rPr>
          <w:sz w:val="24"/>
        </w:rPr>
        <w:t xml:space="preserve"> </w:t>
      </w:r>
      <w:r w:rsidRPr="001C4B54">
        <w:rPr>
          <w:sz w:val="24"/>
        </w:rPr>
        <w:t>来实现的。应用</w:t>
      </w:r>
      <w:r w:rsidRPr="001C4B54">
        <w:rPr>
          <w:sz w:val="24"/>
        </w:rPr>
        <w:t xml:space="preserve"> </w:t>
      </w:r>
      <w:r w:rsidRPr="001C4B54">
        <w:rPr>
          <w:rStyle w:val="VerbatimChar"/>
          <w:i w:val="0"/>
          <w:sz w:val="24"/>
        </w:rPr>
        <w:t>softmax</w:t>
      </w:r>
      <w:r w:rsidRPr="001C4B54">
        <w:rPr>
          <w:sz w:val="24"/>
        </w:rPr>
        <w:t xml:space="preserve"> </w:t>
      </w:r>
      <w:r w:rsidRPr="001C4B54">
        <w:rPr>
          <w:sz w:val="24"/>
        </w:rPr>
        <w:t>函数（这里使用</w:t>
      </w:r>
      <w:r w:rsidRPr="001C4B54">
        <w:rPr>
          <w:sz w:val="24"/>
        </w:rPr>
        <w:t xml:space="preserve"> </w:t>
      </w:r>
      <w:r w:rsidRPr="001C4B54">
        <w:rPr>
          <w:rStyle w:val="VerbatimChar"/>
          <w:i w:val="0"/>
          <w:sz w:val="24"/>
        </w:rPr>
        <w:t>exp</w:t>
      </w:r>
      <w:r w:rsidRPr="001C4B54">
        <w:rPr>
          <w:sz w:val="24"/>
        </w:rPr>
        <w:t xml:space="preserve"> </w:t>
      </w:r>
      <w:r w:rsidRPr="001C4B54">
        <w:rPr>
          <w:sz w:val="24"/>
        </w:rPr>
        <w:t>和求和实现）来得到下一个字符的概率分布。根据概率分布</w:t>
      </w:r>
      <w:r w:rsidRPr="001C4B54">
        <w:rPr>
          <w:sz w:val="24"/>
        </w:rPr>
        <w:t xml:space="preserve"> </w:t>
      </w:r>
      <w:r w:rsidRPr="001C4B54">
        <w:rPr>
          <w:rStyle w:val="VerbatimChar"/>
          <w:i w:val="0"/>
          <w:sz w:val="24"/>
        </w:rPr>
        <w:t>prob</w:t>
      </w:r>
      <w:r w:rsidRPr="001C4B54">
        <w:rPr>
          <w:sz w:val="24"/>
        </w:rPr>
        <w:t>，随机选择下一个字符的索引。将选择的下一个字符的索引转换为</w:t>
      </w:r>
      <w:r w:rsidRPr="001C4B54">
        <w:rPr>
          <w:sz w:val="24"/>
        </w:rPr>
        <w:t>one-hot</w:t>
      </w:r>
      <w:r w:rsidRPr="001C4B54">
        <w:rPr>
          <w:sz w:val="24"/>
        </w:rPr>
        <w:t>编码，作为下一次循环的输入。</w:t>
      </w:r>
    </w:p>
    <w:p w14:paraId="6E10B1F0"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③</w:t>
      </w:r>
      <w:r w:rsidRPr="001C4B54">
        <w:rPr>
          <w:b/>
          <w:bCs/>
          <w:sz w:val="24"/>
        </w:rPr>
        <w:t xml:space="preserve"> </w:t>
      </w:r>
      <w:r w:rsidRPr="001C4B54">
        <w:rPr>
          <w:b/>
          <w:bCs/>
          <w:sz w:val="24"/>
        </w:rPr>
        <w:t>构建生成的文本：</w:t>
      </w:r>
    </w:p>
    <w:p w14:paraId="11872FA3" w14:textId="77777777" w:rsidR="00BA4038" w:rsidRPr="001C4B54" w:rsidRDefault="00000000" w:rsidP="007B33C4">
      <w:pPr>
        <w:spacing w:line="360" w:lineRule="auto"/>
        <w:ind w:left="-374" w:right="-700" w:firstLineChars="300" w:firstLine="720"/>
        <w:rPr>
          <w:sz w:val="24"/>
        </w:rPr>
      </w:pPr>
      <w:r w:rsidRPr="001C4B54">
        <w:rPr>
          <w:sz w:val="24"/>
        </w:rPr>
        <w:t>函数完成循环后，它使用</w:t>
      </w:r>
      <w:r w:rsidRPr="001C4B54">
        <w:rPr>
          <w:sz w:val="24"/>
        </w:rPr>
        <w:t xml:space="preserve"> </w:t>
      </w:r>
      <w:r w:rsidRPr="001C4B54">
        <w:rPr>
          <w:rStyle w:val="VerbatimChar"/>
          <w:i w:val="0"/>
          <w:sz w:val="24"/>
        </w:rPr>
        <w:t>index_to_char</w:t>
      </w:r>
      <w:r w:rsidRPr="001C4B54">
        <w:rPr>
          <w:sz w:val="24"/>
        </w:rPr>
        <w:t xml:space="preserve"> </w:t>
      </w:r>
      <w:r w:rsidRPr="001C4B54">
        <w:rPr>
          <w:sz w:val="24"/>
        </w:rPr>
        <w:t>映射将字符索引转换回字符，并将它们拼接成一个字符串。然后，它将生成的文本序列的第一个字符替换为原始的起始字符，确保生</w:t>
      </w:r>
      <w:r w:rsidRPr="001C4B54">
        <w:rPr>
          <w:sz w:val="24"/>
        </w:rPr>
        <w:lastRenderedPageBreak/>
        <w:t>成的文本以给定的起始字符开头。</w:t>
      </w:r>
    </w:p>
    <w:p w14:paraId="0A3B45FA"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w:t>
      </w:r>
      <w:r w:rsidRPr="001C4B54">
        <w:rPr>
          <w:rFonts w:ascii="Times New Roman" w:hAnsi="Times New Roman" w:cs="Times New Roman"/>
          <w:b/>
          <w:bCs/>
        </w:rPr>
        <w:t>前后端设计</w:t>
      </w:r>
    </w:p>
    <w:p w14:paraId="1EF83F6B" w14:textId="631C87CE" w:rsidR="00BA4038" w:rsidRPr="001C4B54" w:rsidRDefault="00000000" w:rsidP="007B33C4">
      <w:pPr>
        <w:pStyle w:val="ab"/>
        <w:rPr>
          <w:rFonts w:ascii="Times New Roman" w:hAnsi="Times New Roman" w:cs="Times New Roman"/>
        </w:rPr>
      </w:pPr>
      <w:r w:rsidRPr="001C4B54">
        <w:rPr>
          <w:rFonts w:hint="eastAsia"/>
          <w:b/>
          <w:bCs/>
        </w:rPr>
        <w:t>①</w:t>
      </w:r>
      <w:r w:rsidRPr="001C4B54">
        <w:rPr>
          <w:rFonts w:ascii="Times New Roman" w:hAnsi="Times New Roman" w:cs="Times New Roman"/>
          <w:b/>
          <w:bCs/>
        </w:rPr>
        <w:t xml:space="preserve"> </w:t>
      </w:r>
      <w:r w:rsidRPr="001C4B54">
        <w:rPr>
          <w:rFonts w:ascii="Times New Roman" w:hAnsi="Times New Roman" w:cs="Times New Roman"/>
          <w:b/>
          <w:bCs/>
        </w:rPr>
        <w:t>后端：</w:t>
      </w:r>
      <w:r w:rsidRPr="001C4B54">
        <w:rPr>
          <w:rFonts w:ascii="Times New Roman" w:hAnsi="Times New Roman" w:cs="Times New Roman"/>
        </w:rPr>
        <w:t>使用</w:t>
      </w:r>
      <w:r w:rsidRPr="001C4B54">
        <w:rPr>
          <w:rFonts w:ascii="Times New Roman" w:hAnsi="Times New Roman" w:cs="Times New Roman"/>
        </w:rPr>
        <w:t>python</w:t>
      </w:r>
      <w:r w:rsidRPr="001C4B54">
        <w:rPr>
          <w:rFonts w:ascii="Times New Roman" w:hAnsi="Times New Roman" w:cs="Times New Roman"/>
        </w:rPr>
        <w:t>加载模型参数和加密解密映射，并且使用</w:t>
      </w:r>
      <w:r w:rsidRPr="001C4B54">
        <w:rPr>
          <w:rFonts w:ascii="Times New Roman" w:hAnsi="Times New Roman" w:cs="Times New Roman"/>
        </w:rPr>
        <w:t>flask</w:t>
      </w:r>
      <w:r w:rsidRPr="001C4B54">
        <w:rPr>
          <w:rFonts w:ascii="Times New Roman" w:hAnsi="Times New Roman" w:cs="Times New Roman"/>
        </w:rPr>
        <w:t>库来建立与前端页面的接口。接口的端口号为：</w:t>
      </w:r>
      <w:r w:rsidRPr="001C4B54">
        <w:rPr>
          <w:rFonts w:ascii="Times New Roman" w:hAnsi="Times New Roman" w:cs="Times New Roman"/>
        </w:rPr>
        <w:t>127.0.0.5000</w:t>
      </w:r>
      <w:r w:rsidRPr="001C4B54">
        <w:rPr>
          <w:rFonts w:ascii="Times New Roman" w:hAnsi="Times New Roman" w:cs="Times New Roman"/>
        </w:rPr>
        <w:t>和</w:t>
      </w:r>
      <w:r w:rsidRPr="001C4B54">
        <w:rPr>
          <w:rFonts w:ascii="Times New Roman" w:hAnsi="Times New Roman" w:cs="Times New Roman"/>
        </w:rPr>
        <w:t>127.0.0.</w:t>
      </w:r>
      <w:r w:rsidR="000C2E84" w:rsidRPr="001C4B54">
        <w:rPr>
          <w:rFonts w:ascii="Times New Roman" w:hAnsi="Times New Roman" w:cs="Times New Roman"/>
        </w:rPr>
        <w:t>8080</w:t>
      </w:r>
      <w:r w:rsidRPr="001C4B54">
        <w:rPr>
          <w:rFonts w:ascii="Times New Roman" w:hAnsi="Times New Roman" w:cs="Times New Roman"/>
        </w:rPr>
        <w:t>。</w:t>
      </w:r>
    </w:p>
    <w:p w14:paraId="34A5BD2B" w14:textId="4AB973CC" w:rsidR="00BA4038" w:rsidRPr="001C4B54" w:rsidRDefault="00000000" w:rsidP="007B33C4">
      <w:pPr>
        <w:pStyle w:val="ab"/>
        <w:rPr>
          <w:rFonts w:ascii="Times New Roman" w:hAnsi="Times New Roman" w:cs="Times New Roman"/>
        </w:rPr>
      </w:pPr>
      <w:r w:rsidRPr="001C4B54">
        <w:rPr>
          <w:rFonts w:hint="eastAsia"/>
          <w:b/>
          <w:bCs/>
        </w:rPr>
        <w:t>②</w:t>
      </w:r>
      <w:r w:rsidRPr="001C4B54">
        <w:rPr>
          <w:rFonts w:ascii="Times New Roman" w:hAnsi="Times New Roman" w:cs="Times New Roman"/>
          <w:b/>
          <w:bCs/>
        </w:rPr>
        <w:t xml:space="preserve"> </w:t>
      </w:r>
      <w:r w:rsidRPr="001C4B54">
        <w:rPr>
          <w:rFonts w:ascii="Times New Roman" w:hAnsi="Times New Roman" w:cs="Times New Roman"/>
          <w:b/>
          <w:bCs/>
        </w:rPr>
        <w:t>前端：</w:t>
      </w:r>
      <w:r w:rsidRPr="001C4B54">
        <w:rPr>
          <w:rFonts w:ascii="Times New Roman" w:hAnsi="Times New Roman" w:cs="Times New Roman"/>
        </w:rPr>
        <w:t>使用简单</w:t>
      </w:r>
      <w:r w:rsidRPr="001C4B54">
        <w:rPr>
          <w:rFonts w:ascii="Times New Roman" w:hAnsi="Times New Roman" w:cs="Times New Roman"/>
        </w:rPr>
        <w:t>html,css,js</w:t>
      </w:r>
      <w:r w:rsidRPr="001C4B54">
        <w:rPr>
          <w:rFonts w:ascii="Times New Roman" w:hAnsi="Times New Roman" w:cs="Times New Roman"/>
        </w:rPr>
        <w:t>设计前端界面，完成模型的可视化处理，用于生成古诗。前端的设计</w:t>
      </w:r>
      <w:r w:rsidR="0071721B">
        <w:rPr>
          <w:rFonts w:ascii="Times New Roman" w:hAnsi="Times New Roman" w:cs="Times New Roman" w:hint="eastAsia"/>
        </w:rPr>
        <w:t>图如下</w:t>
      </w:r>
      <w:r w:rsidRPr="001C4B54">
        <w:rPr>
          <w:rFonts w:ascii="Times New Roman" w:hAnsi="Times New Roman" w:cs="Times New Roman"/>
        </w:rPr>
        <w:t>：</w:t>
      </w:r>
    </w:p>
    <w:p w14:paraId="7F786930" w14:textId="64851A0B" w:rsidR="002A0AC5" w:rsidRPr="005126C1" w:rsidRDefault="007D3F2B" w:rsidP="005126C1">
      <w:pPr>
        <w:pStyle w:val="ab"/>
        <w:ind w:firstLine="480"/>
        <w:jc w:val="center"/>
        <w:rPr>
          <w:rFonts w:ascii="Times New Roman" w:hAnsi="Times New Roman" w:cs="Times New Roman"/>
        </w:rPr>
      </w:pPr>
      <w:r>
        <w:rPr>
          <w:noProof/>
        </w:rPr>
        <w:drawing>
          <wp:inline distT="0" distB="0" distL="0" distR="0" wp14:anchorId="181A75AC" wp14:editId="0471EFFD">
            <wp:extent cx="3717235" cy="1891288"/>
            <wp:effectExtent l="0" t="0" r="0" b="0"/>
            <wp:docPr id="60288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6188" name=""/>
                    <pic:cNvPicPr/>
                  </pic:nvPicPr>
                  <pic:blipFill>
                    <a:blip r:embed="rId23"/>
                    <a:stretch>
                      <a:fillRect/>
                    </a:stretch>
                  </pic:blipFill>
                  <pic:spPr>
                    <a:xfrm>
                      <a:off x="0" y="0"/>
                      <a:ext cx="3742536" cy="1904161"/>
                    </a:xfrm>
                    <a:prstGeom prst="rect">
                      <a:avLst/>
                    </a:prstGeom>
                  </pic:spPr>
                </pic:pic>
              </a:graphicData>
            </a:graphic>
          </wp:inline>
        </w:drawing>
      </w:r>
    </w:p>
    <w:p w14:paraId="0462FF3E" w14:textId="77777777" w:rsidR="00BA4038" w:rsidRPr="001C4B54" w:rsidRDefault="00000000" w:rsidP="007B33C4">
      <w:pPr>
        <w:pStyle w:val="af1"/>
        <w:numPr>
          <w:ilvl w:val="0"/>
          <w:numId w:val="3"/>
        </w:numPr>
        <w:ind w:firstLine="210"/>
      </w:pPr>
      <w:r w:rsidRPr="001C4B54">
        <w:t>调试分析</w:t>
      </w:r>
    </w:p>
    <w:p w14:paraId="64E6910A" w14:textId="660503CA" w:rsidR="00BA4038" w:rsidRPr="001C4B54" w:rsidRDefault="00000000" w:rsidP="00570475">
      <w:pPr>
        <w:pStyle w:val="FirstParagraph"/>
      </w:pPr>
      <w:r w:rsidRPr="001C4B54">
        <w:t>因实现的是基于</w:t>
      </w:r>
      <w:r w:rsidRPr="001C4B54">
        <w:t>RNN</w:t>
      </w:r>
      <w:r w:rsidRPr="001C4B54">
        <w:t>的文本创作，对准确率不做要求，</w:t>
      </w:r>
      <w:r w:rsidR="00F000F4" w:rsidRPr="001C4B54">
        <w:t>但</w:t>
      </w:r>
      <w:r w:rsidRPr="001C4B54">
        <w:t>需要考虑模型的损失率，本模型使用的是交叉熵函数计算损失度。</w:t>
      </w:r>
    </w:p>
    <w:p w14:paraId="6FA19F46" w14:textId="270066C2" w:rsidR="00F000F4" w:rsidRPr="001C4B54" w:rsidRDefault="00F000F4" w:rsidP="00570475">
      <w:pPr>
        <w:pStyle w:val="a0"/>
        <w:pPrChange w:id="27" w:author="office" w:date="2024-01-10T21:33:00Z">
          <w:pPr>
            <w:pStyle w:val="a0"/>
            <w:ind w:firstLine="480"/>
          </w:pPr>
        </w:pPrChange>
      </w:pPr>
      <w:r w:rsidRPr="001C4B54">
        <w:t>模型的</w:t>
      </w:r>
      <w:r w:rsidRPr="001C4B54">
        <w:t>loss</w:t>
      </w:r>
      <w:r w:rsidRPr="001C4B54">
        <w:t>函数若收敛，则可以称模型有效。</w:t>
      </w:r>
    </w:p>
    <w:p w14:paraId="7C570A37" w14:textId="58200514" w:rsidR="00BA4038" w:rsidRPr="001C4B54" w:rsidRDefault="00000000" w:rsidP="007B33C4">
      <w:pPr>
        <w:pStyle w:val="4"/>
        <w:numPr>
          <w:ilvl w:val="0"/>
          <w:numId w:val="19"/>
        </w:numPr>
        <w:ind w:left="567" w:right="-700" w:hanging="760"/>
        <w:rPr>
          <w:rFonts w:ascii="Times New Roman" w:eastAsia="黑体" w:hAnsi="Times New Roman" w:cs="Times New Roman"/>
          <w:b/>
          <w:bCs w:val="0"/>
          <w:i w:val="0"/>
          <w:iCs/>
          <w:color w:val="auto"/>
          <w:sz w:val="28"/>
          <w:szCs w:val="28"/>
        </w:rPr>
      </w:pPr>
      <w:bookmarkStart w:id="28" w:name="rnn的分词与分字损失度对比"/>
      <w:r w:rsidRPr="001C4B54">
        <w:rPr>
          <w:rFonts w:ascii="Times New Roman" w:eastAsia="黑体" w:hAnsi="Times New Roman" w:cs="Times New Roman"/>
          <w:b/>
          <w:bCs w:val="0"/>
          <w:i w:val="0"/>
          <w:iCs/>
          <w:color w:val="auto"/>
          <w:sz w:val="28"/>
          <w:szCs w:val="28"/>
        </w:rPr>
        <w:t>RNN</w:t>
      </w:r>
      <w:r w:rsidRPr="001C4B54">
        <w:rPr>
          <w:rFonts w:ascii="Times New Roman" w:eastAsia="黑体" w:hAnsi="Times New Roman" w:cs="Times New Roman"/>
          <w:b/>
          <w:bCs w:val="0"/>
          <w:i w:val="0"/>
          <w:iCs/>
          <w:color w:val="auto"/>
          <w:sz w:val="28"/>
          <w:szCs w:val="28"/>
        </w:rPr>
        <w:t>的分词与分</w:t>
      </w:r>
      <w:proofErr w:type="gramStart"/>
      <w:r w:rsidRPr="001C4B54">
        <w:rPr>
          <w:rFonts w:ascii="Times New Roman" w:eastAsia="黑体" w:hAnsi="Times New Roman" w:cs="Times New Roman"/>
          <w:b/>
          <w:bCs w:val="0"/>
          <w:i w:val="0"/>
          <w:iCs/>
          <w:color w:val="auto"/>
          <w:sz w:val="28"/>
          <w:szCs w:val="28"/>
        </w:rPr>
        <w:t>字损失</w:t>
      </w:r>
      <w:proofErr w:type="gramEnd"/>
      <w:r w:rsidRPr="001C4B54">
        <w:rPr>
          <w:rFonts w:ascii="Times New Roman" w:eastAsia="黑体" w:hAnsi="Times New Roman" w:cs="Times New Roman"/>
          <w:b/>
          <w:bCs w:val="0"/>
          <w:i w:val="0"/>
          <w:iCs/>
          <w:color w:val="auto"/>
          <w:sz w:val="28"/>
          <w:szCs w:val="28"/>
        </w:rPr>
        <w:t>度对比</w:t>
      </w:r>
    </w:p>
    <w:p w14:paraId="4A1E237E" w14:textId="702DC6E8" w:rsidR="005A6318" w:rsidRPr="001C4B54" w:rsidRDefault="00C52B79" w:rsidP="00570475">
      <w:pPr>
        <w:pStyle w:val="a0"/>
      </w:pPr>
      <w:r>
        <w:rPr>
          <w:rFonts w:hint="eastAsia"/>
        </w:rPr>
        <w:t>（</w:t>
      </w:r>
      <w:r>
        <w:rPr>
          <w:rFonts w:hint="eastAsia"/>
        </w:rPr>
        <w:t>1</w:t>
      </w:r>
      <w:r>
        <w:rPr>
          <w:rFonts w:hint="eastAsia"/>
        </w:rPr>
        <w:t>）</w:t>
      </w:r>
      <w:r w:rsidR="005A6318" w:rsidRPr="001C4B54">
        <w:t>分字测试结果</w:t>
      </w:r>
    </w:p>
    <w:p w14:paraId="3433C70B" w14:textId="28019B77" w:rsidR="00F000F4" w:rsidRPr="001C4B54" w:rsidRDefault="00F000F4" w:rsidP="00570475">
      <w:pPr>
        <w:pStyle w:val="FirstParagraph"/>
      </w:pPr>
      <w:r w:rsidRPr="001C4B54">
        <w:t>通过一系列测试分析，当模型在学习率为</w:t>
      </w:r>
      <w:r w:rsidR="005A6318" w:rsidRPr="001C4B54">
        <w:t>0.05</w:t>
      </w:r>
      <w:r w:rsidR="005A6318" w:rsidRPr="001C4B54">
        <w:t>，隐藏层数为</w:t>
      </w:r>
      <w:r w:rsidR="005A6318" w:rsidRPr="001C4B54">
        <w:t>25</w:t>
      </w:r>
      <w:r w:rsidR="005A6318" w:rsidRPr="001C4B54">
        <w:t>时效果较好。</w:t>
      </w:r>
    </w:p>
    <w:p w14:paraId="3F70DAC4" w14:textId="2DB0B6DF" w:rsidR="005A6318" w:rsidRPr="001C4B54" w:rsidRDefault="005A6318" w:rsidP="00570475">
      <w:pPr>
        <w:pStyle w:val="FirstParagraph"/>
      </w:pPr>
      <w:r w:rsidRPr="001C4B54">
        <w:t>纯手写</w:t>
      </w:r>
      <w:r w:rsidRPr="001C4B54">
        <w:t>RNN</w:t>
      </w:r>
      <w:r w:rsidRPr="001C4B54">
        <w:t>缘故，没有较好的优化器适配，需要大量的迭代次数，本次测试总共迭代</w:t>
      </w:r>
      <w:r w:rsidRPr="001C4B54">
        <w:t>50000</w:t>
      </w:r>
      <w:r w:rsidRPr="001C4B54">
        <w:t>次。</w:t>
      </w:r>
    </w:p>
    <w:p w14:paraId="322FDB2A" w14:textId="3BF18335" w:rsidR="00BA4038" w:rsidRPr="001C4B54" w:rsidRDefault="005A6318" w:rsidP="00570475">
      <w:pPr>
        <w:pStyle w:val="FirstParagraph"/>
      </w:pPr>
      <w:r w:rsidRPr="001C4B54">
        <w:t>以下是分字的</w:t>
      </w:r>
      <w:r w:rsidRPr="001C4B54">
        <w:t>loss</w:t>
      </w:r>
      <w:r w:rsidRPr="001C4B54">
        <w:t>收敛结果</w:t>
      </w:r>
      <w:r w:rsidRPr="001C4B54">
        <w:t xml:space="preserve">: </w:t>
      </w:r>
    </w:p>
    <w:p w14:paraId="70F7A569" w14:textId="77777777" w:rsidR="00BA4038" w:rsidRPr="001C4B54" w:rsidRDefault="00000000" w:rsidP="00570475">
      <w:pPr>
        <w:pStyle w:val="a0"/>
        <w:pPrChange w:id="29" w:author="office" w:date="2024-01-10T21:33:00Z">
          <w:pPr>
            <w:pStyle w:val="a0"/>
            <w:ind w:left="-374" w:right="-700" w:firstLine="480"/>
          </w:pPr>
        </w:pPrChange>
      </w:pPr>
      <w:r w:rsidRPr="001C4B54">
        <w:lastRenderedPageBreak/>
        <w:t xml:space="preserve">            </w:t>
      </w:r>
      <w:r w:rsidRPr="001C4B54">
        <w:rPr>
          <w:noProof/>
        </w:rPr>
        <w:drawing>
          <wp:inline distT="0" distB="0" distL="0" distR="0" wp14:anchorId="14B24E83" wp14:editId="177AA958">
            <wp:extent cx="3420110" cy="2160270"/>
            <wp:effectExtent l="0" t="0" r="8890" b="3810"/>
            <wp:docPr id="83" name="Picture" descr="image-20240109023740891" title="fig:"/>
            <wp:cNvGraphicFramePr/>
            <a:graphic xmlns:a="http://schemas.openxmlformats.org/drawingml/2006/main">
              <a:graphicData uri="http://schemas.openxmlformats.org/drawingml/2006/picture">
                <pic:pic xmlns:pic="http://schemas.openxmlformats.org/drawingml/2006/picture">
                  <pic:nvPicPr>
                    <pic:cNvPr id="83" name="Picture" descr="image-20240109023740891" title="fig:"/>
                    <pic:cNvPicPr>
                      <a:picLocks noChangeArrowheads="1"/>
                    </pic:cNvPicPr>
                  </pic:nvPicPr>
                  <pic:blipFill>
                    <a:blip r:embed="rId24"/>
                    <a:stretch>
                      <a:fillRect/>
                    </a:stretch>
                  </pic:blipFill>
                  <pic:spPr>
                    <a:xfrm>
                      <a:off x="0" y="0"/>
                      <a:ext cx="3420110" cy="2160270"/>
                    </a:xfrm>
                    <a:prstGeom prst="rect">
                      <a:avLst/>
                    </a:prstGeom>
                    <a:noFill/>
                    <a:ln w="9525">
                      <a:noFill/>
                    </a:ln>
                  </pic:spPr>
                </pic:pic>
              </a:graphicData>
            </a:graphic>
          </wp:inline>
        </w:drawing>
      </w:r>
    </w:p>
    <w:p w14:paraId="21F4B174" w14:textId="70CE2BB3" w:rsidR="005A6318" w:rsidRPr="001C4B54" w:rsidRDefault="005A6318" w:rsidP="00570475">
      <w:pPr>
        <w:pStyle w:val="a0"/>
        <w:pPrChange w:id="30" w:author="office" w:date="2024-01-10T21:33:00Z">
          <w:pPr>
            <w:pStyle w:val="a0"/>
            <w:spacing w:line="360" w:lineRule="auto"/>
            <w:ind w:left="-374" w:right="-700" w:firstLineChars="200" w:firstLine="480"/>
          </w:pPr>
        </w:pPrChange>
      </w:pPr>
      <w:r w:rsidRPr="001C4B54">
        <w:t>由图可知，损失存在</w:t>
      </w:r>
      <w:r w:rsidR="00BC7969" w:rsidRPr="001C4B54">
        <w:t>很大</w:t>
      </w:r>
      <w:r w:rsidRPr="001C4B54">
        <w:t>波动，但随着时间推移逐渐减少。这可能是因为批量训练过程中固有的变异性，不同子集的数据可能有略微不同的特性。在训练过程的末尾，损失似乎趋于稳定，表明模型从新数据中学习的内容不多。这可能表示模型已接近其能力上限，或者表明需要降低学习率以获得进一步改进。</w:t>
      </w:r>
    </w:p>
    <w:p w14:paraId="43DBDBD7" w14:textId="349140BE" w:rsidR="005A6318" w:rsidRPr="001C4B54" w:rsidRDefault="005A6318" w:rsidP="00570475">
      <w:pPr>
        <w:pStyle w:val="a0"/>
        <w:pPrChange w:id="31" w:author="office" w:date="2024-01-10T21:33:00Z">
          <w:pPr>
            <w:pStyle w:val="a0"/>
            <w:spacing w:line="360" w:lineRule="auto"/>
            <w:ind w:left="-374" w:right="-700" w:firstLineChars="200" w:firstLine="480"/>
          </w:pPr>
        </w:pPrChange>
      </w:pPr>
      <w:r w:rsidRPr="001C4B54">
        <w:t>总之，</w:t>
      </w:r>
      <w:r w:rsidRPr="001C4B54">
        <w:t>loss</w:t>
      </w:r>
      <w:r w:rsidRPr="001C4B54">
        <w:t>曲线最终接近收敛，但是波动幅度较大，与原先的猜想一致，按字分数据并非最优解。</w:t>
      </w:r>
    </w:p>
    <w:p w14:paraId="25EAA017" w14:textId="45046AE5" w:rsidR="00BA4038" w:rsidRPr="001C4B54" w:rsidRDefault="005A6318" w:rsidP="00570475">
      <w:pPr>
        <w:pStyle w:val="a0"/>
        <w:numPr>
          <w:ilvl w:val="0"/>
          <w:numId w:val="23"/>
        </w:numPr>
      </w:pPr>
      <w:r w:rsidRPr="001C4B54">
        <w:t>分词测试结果</w:t>
      </w:r>
      <w:r w:rsidRPr="001C4B54">
        <w:t xml:space="preserve">     </w:t>
      </w:r>
      <w:bookmarkStart w:id="32" w:name="rnn与lstm损失度对比"/>
      <w:bookmarkEnd w:id="28"/>
    </w:p>
    <w:p w14:paraId="7034CB77" w14:textId="2548E347" w:rsidR="005A6318" w:rsidRPr="001C4B54" w:rsidRDefault="005A6318" w:rsidP="00570475">
      <w:pPr>
        <w:pStyle w:val="a0"/>
        <w:pPrChange w:id="33" w:author="office" w:date="2024-01-10T21:33:00Z">
          <w:pPr>
            <w:pStyle w:val="a0"/>
            <w:spacing w:line="360" w:lineRule="auto"/>
            <w:ind w:left="-374" w:right="-700" w:firstLineChars="200" w:firstLine="480"/>
          </w:pPr>
        </w:pPrChange>
      </w:pPr>
      <w:r w:rsidRPr="001C4B54">
        <w:t>由于每次</w:t>
      </w:r>
      <w:r w:rsidRPr="001C4B54">
        <w:t>jieba</w:t>
      </w:r>
      <w:r w:rsidRPr="001C4B54">
        <w:t>对文本的分词不同，因此</w:t>
      </w:r>
      <w:r w:rsidRPr="001C4B54">
        <w:t>loss</w:t>
      </w:r>
      <w:r w:rsidRPr="001C4B54">
        <w:t>曲线也会相应不同，本报告中存放两种</w:t>
      </w:r>
      <w:r w:rsidRPr="001C4B54">
        <w:t>jieba</w:t>
      </w:r>
      <w:r w:rsidRPr="001C4B54">
        <w:t>取词时的</w:t>
      </w:r>
      <w:r w:rsidRPr="001C4B54">
        <w:t>loss</w:t>
      </w:r>
      <w:r w:rsidRPr="001C4B54">
        <w:t>曲线，结果如下：</w:t>
      </w:r>
    </w:p>
    <w:p w14:paraId="5D021697" w14:textId="2376DA1C" w:rsidR="005A6318" w:rsidRPr="001C4B54" w:rsidRDefault="005A6318" w:rsidP="00570475">
      <w:pPr>
        <w:pStyle w:val="a0"/>
        <w:rPr>
          <w:b/>
          <w:bCs/>
          <w:sz w:val="24"/>
        </w:rPr>
        <w:pPrChange w:id="34" w:author="office" w:date="2024-01-10T21:33:00Z">
          <w:pPr>
            <w:pStyle w:val="a0"/>
            <w:ind w:left="-374" w:right="-700" w:firstLine="420"/>
          </w:pPr>
        </w:pPrChange>
      </w:pPr>
      <w:r w:rsidRPr="001C4B54">
        <w:rPr>
          <w:noProof/>
        </w:rPr>
        <w:drawing>
          <wp:inline distT="0" distB="0" distL="0" distR="0" wp14:anchorId="2F67EFB9" wp14:editId="4105EC32">
            <wp:extent cx="2603500" cy="1562100"/>
            <wp:effectExtent l="0" t="0" r="6350" b="0"/>
            <wp:docPr id="1626722289" name="Picture" descr="image-20240109023756335" title="fig:"/>
            <wp:cNvGraphicFramePr/>
            <a:graphic xmlns:a="http://schemas.openxmlformats.org/drawingml/2006/main">
              <a:graphicData uri="http://schemas.openxmlformats.org/drawingml/2006/picture">
                <pic:pic xmlns:pic="http://schemas.openxmlformats.org/drawingml/2006/picture">
                  <pic:nvPicPr>
                    <pic:cNvPr id="86" name="Picture" descr="image-20240109023756335" title="fig:"/>
                    <pic:cNvPicPr>
                      <a:picLocks noChangeArrowheads="1"/>
                    </pic:cNvPicPr>
                  </pic:nvPicPr>
                  <pic:blipFill>
                    <a:blip r:embed="rId25"/>
                    <a:stretch>
                      <a:fillRect/>
                    </a:stretch>
                  </pic:blipFill>
                  <pic:spPr>
                    <a:xfrm>
                      <a:off x="0" y="0"/>
                      <a:ext cx="2603500" cy="1562100"/>
                    </a:xfrm>
                    <a:prstGeom prst="rect">
                      <a:avLst/>
                    </a:prstGeom>
                    <a:noFill/>
                    <a:ln w="9525">
                      <a:noFill/>
                    </a:ln>
                  </pic:spPr>
                </pic:pic>
              </a:graphicData>
            </a:graphic>
          </wp:inline>
        </w:drawing>
      </w:r>
      <w:r w:rsidR="00211263" w:rsidRPr="001C4B54">
        <w:rPr>
          <w:noProof/>
        </w:rPr>
        <w:drawing>
          <wp:inline distT="0" distB="0" distL="0" distR="0" wp14:anchorId="00EE7F50" wp14:editId="400BE45C">
            <wp:extent cx="2603500" cy="1651000"/>
            <wp:effectExtent l="0" t="0" r="6350" b="6350"/>
            <wp:docPr id="1555806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8796" cy="1660700"/>
                    </a:xfrm>
                    <a:prstGeom prst="rect">
                      <a:avLst/>
                    </a:prstGeom>
                    <a:noFill/>
                    <a:ln>
                      <a:noFill/>
                    </a:ln>
                  </pic:spPr>
                </pic:pic>
              </a:graphicData>
            </a:graphic>
          </wp:inline>
        </w:drawing>
      </w:r>
    </w:p>
    <w:p w14:paraId="0287C2BE" w14:textId="1F1D905E" w:rsidR="00BC7969" w:rsidRPr="001C4B54" w:rsidRDefault="00BC7969" w:rsidP="00570475">
      <w:pPr>
        <w:pStyle w:val="a0"/>
        <w:rPr>
          <w:b/>
          <w:bCs/>
        </w:rPr>
        <w:pPrChange w:id="35" w:author="office" w:date="2024-01-10T21:33:00Z">
          <w:pPr>
            <w:pStyle w:val="a0"/>
            <w:spacing w:line="360" w:lineRule="auto"/>
            <w:ind w:left="-374" w:right="-700" w:firstLineChars="200" w:firstLine="480"/>
          </w:pPr>
        </w:pPrChange>
      </w:pPr>
      <w:r w:rsidRPr="001C4B54">
        <w:t>结果可知，分词处理的</w:t>
      </w:r>
      <w:r w:rsidRPr="001C4B54">
        <w:t>loss</w:t>
      </w:r>
      <w:r w:rsidRPr="001C4B54">
        <w:t>曲线波动明显降低，由此得出结论：分词处理藏头诗模型方面优于分字处理。此结论也可以进一步说明：处理对中文的自然语言模型时，</w:t>
      </w:r>
      <w:r w:rsidRPr="001C4B54">
        <w:rPr>
          <w:b/>
          <w:bCs/>
        </w:rPr>
        <w:t>以词划分的效果更佳。</w:t>
      </w:r>
    </w:p>
    <w:p w14:paraId="350C5591" w14:textId="2BD0266A" w:rsidR="00BA4038" w:rsidRPr="001C4B54" w:rsidRDefault="00000000" w:rsidP="007B33C4">
      <w:pPr>
        <w:pStyle w:val="4"/>
        <w:numPr>
          <w:ilvl w:val="0"/>
          <w:numId w:val="19"/>
        </w:numPr>
        <w:ind w:left="567" w:right="-700" w:hanging="425"/>
        <w:rPr>
          <w:rFonts w:ascii="Times New Roman" w:eastAsia="黑体" w:hAnsi="Times New Roman" w:cs="Times New Roman"/>
          <w:b/>
          <w:bCs w:val="0"/>
          <w:i w:val="0"/>
          <w:iCs/>
          <w:color w:val="auto"/>
          <w:sz w:val="28"/>
          <w:szCs w:val="28"/>
        </w:rPr>
      </w:pPr>
      <w:r w:rsidRPr="001C4B54">
        <w:rPr>
          <w:rFonts w:ascii="Times New Roman" w:eastAsia="黑体" w:hAnsi="Times New Roman" w:cs="Times New Roman"/>
          <w:b/>
          <w:bCs w:val="0"/>
          <w:i w:val="0"/>
          <w:iCs/>
          <w:color w:val="auto"/>
          <w:sz w:val="28"/>
          <w:szCs w:val="28"/>
        </w:rPr>
        <w:t>RNN</w:t>
      </w:r>
      <w:r w:rsidRPr="001C4B54">
        <w:rPr>
          <w:rFonts w:ascii="Times New Roman" w:eastAsia="黑体" w:hAnsi="Times New Roman" w:cs="Times New Roman"/>
          <w:b/>
          <w:bCs w:val="0"/>
          <w:i w:val="0"/>
          <w:iCs/>
          <w:color w:val="auto"/>
          <w:sz w:val="28"/>
          <w:szCs w:val="28"/>
        </w:rPr>
        <w:t>与</w:t>
      </w:r>
      <w:r w:rsidRPr="001C4B54">
        <w:rPr>
          <w:rFonts w:ascii="Times New Roman" w:eastAsia="黑体" w:hAnsi="Times New Roman" w:cs="Times New Roman"/>
          <w:b/>
          <w:bCs w:val="0"/>
          <w:i w:val="0"/>
          <w:iCs/>
          <w:color w:val="auto"/>
          <w:sz w:val="28"/>
          <w:szCs w:val="28"/>
        </w:rPr>
        <w:t>LSTM</w:t>
      </w:r>
      <w:r w:rsidRPr="001C4B54">
        <w:rPr>
          <w:rFonts w:ascii="Times New Roman" w:eastAsia="黑体" w:hAnsi="Times New Roman" w:cs="Times New Roman"/>
          <w:b/>
          <w:bCs w:val="0"/>
          <w:i w:val="0"/>
          <w:iCs/>
          <w:color w:val="auto"/>
          <w:sz w:val="28"/>
          <w:szCs w:val="28"/>
        </w:rPr>
        <w:t>损失度对比</w:t>
      </w:r>
    </w:p>
    <w:p w14:paraId="216E7DAE" w14:textId="7FF08522" w:rsidR="00211263" w:rsidRPr="001C4B54" w:rsidRDefault="00211263" w:rsidP="00570475">
      <w:pPr>
        <w:pStyle w:val="a0"/>
        <w:pPrChange w:id="36" w:author="office" w:date="2024-01-10T21:33:00Z">
          <w:pPr>
            <w:pStyle w:val="a0"/>
            <w:spacing w:line="360" w:lineRule="auto"/>
            <w:ind w:left="-284" w:firstLineChars="200" w:firstLine="480"/>
          </w:pPr>
        </w:pPrChange>
      </w:pPr>
      <w:r w:rsidRPr="001C4B54">
        <w:t>当然，手敲的</w:t>
      </w:r>
      <w:r w:rsidRPr="001C4B54">
        <w:t>RNN</w:t>
      </w:r>
      <w:r w:rsidRPr="001C4B54">
        <w:t>虽然使用了藏头</w:t>
      </w:r>
      <w:proofErr w:type="gramStart"/>
      <w:r w:rsidRPr="001C4B54">
        <w:t>诗功能</w:t>
      </w:r>
      <w:proofErr w:type="gramEnd"/>
      <w:r w:rsidRPr="001C4B54">
        <w:t>并且</w:t>
      </w:r>
      <w:r w:rsidRPr="001C4B54">
        <w:t>loss</w:t>
      </w:r>
      <w:r w:rsidRPr="001C4B54">
        <w:t>函数收敛，但是曲线并不平滑，甚至也存在一些波动形</w:t>
      </w:r>
      <w:proofErr w:type="gramStart"/>
      <w:r w:rsidRPr="001C4B54">
        <w:t>况</w:t>
      </w:r>
      <w:proofErr w:type="gramEnd"/>
      <w:r w:rsidRPr="001C4B54">
        <w:t>，显然传统</w:t>
      </w:r>
      <w:r w:rsidRPr="001C4B54">
        <w:t>RNN</w:t>
      </w:r>
      <w:r w:rsidRPr="001C4B54">
        <w:t>在处理诗集时会出现一些问题。</w:t>
      </w:r>
    </w:p>
    <w:p w14:paraId="7F43A34D" w14:textId="1A06EDC5" w:rsidR="00211263" w:rsidRPr="001C4B54" w:rsidRDefault="00000000" w:rsidP="00570475">
      <w:pPr>
        <w:pStyle w:val="a0"/>
        <w:pPrChange w:id="37" w:author="office" w:date="2024-01-10T21:33:00Z">
          <w:pPr>
            <w:pStyle w:val="a0"/>
            <w:ind w:left="-374" w:right="-700" w:firstLineChars="300" w:firstLine="723"/>
          </w:pPr>
        </w:pPrChange>
      </w:pPr>
      <w:r w:rsidRPr="001C4B54">
        <w:lastRenderedPageBreak/>
        <w:t>RNN</w:t>
      </w:r>
      <w:r w:rsidRPr="001C4B54">
        <w:t>：</w:t>
      </w:r>
      <w:r w:rsidR="00211263" w:rsidRPr="001C4B54">
        <w:t xml:space="preserve">  </w:t>
      </w:r>
      <w:r w:rsidR="00211263" w:rsidRPr="001C4B54">
        <w:rPr>
          <w:noProof/>
        </w:rPr>
        <w:drawing>
          <wp:inline distT="0" distB="0" distL="0" distR="0" wp14:anchorId="1ABBF8BD" wp14:editId="193CB5CB">
            <wp:extent cx="1841500" cy="1517650"/>
            <wp:effectExtent l="0" t="0" r="6350" b="6350"/>
            <wp:docPr id="90" name="Picture" descr="image-20240109023848883" title="fig:"/>
            <wp:cNvGraphicFramePr/>
            <a:graphic xmlns:a="http://schemas.openxmlformats.org/drawingml/2006/main">
              <a:graphicData uri="http://schemas.openxmlformats.org/drawingml/2006/picture">
                <pic:pic xmlns:pic="http://schemas.openxmlformats.org/drawingml/2006/picture">
                  <pic:nvPicPr>
                    <pic:cNvPr id="90" name="Picture" descr="image-20240109023848883" title="fig:"/>
                    <pic:cNvPicPr>
                      <a:picLocks noChangeArrowheads="1"/>
                    </pic:cNvPicPr>
                  </pic:nvPicPr>
                  <pic:blipFill>
                    <a:blip r:embed="rId25"/>
                    <a:stretch>
                      <a:fillRect/>
                    </a:stretch>
                  </pic:blipFill>
                  <pic:spPr>
                    <a:xfrm>
                      <a:off x="0" y="0"/>
                      <a:ext cx="1841500" cy="1517650"/>
                    </a:xfrm>
                    <a:prstGeom prst="rect">
                      <a:avLst/>
                    </a:prstGeom>
                    <a:noFill/>
                    <a:ln w="9525">
                      <a:noFill/>
                    </a:ln>
                  </pic:spPr>
                </pic:pic>
              </a:graphicData>
            </a:graphic>
          </wp:inline>
        </w:drawing>
      </w:r>
      <w:r w:rsidR="00211263" w:rsidRPr="001C4B54">
        <w:t xml:space="preserve">    LSTM</w:t>
      </w:r>
      <w:r w:rsidR="00211263" w:rsidRPr="001C4B54">
        <w:t>：</w:t>
      </w:r>
      <w:r w:rsidR="00211263" w:rsidRPr="001C4B54">
        <w:rPr>
          <w:noProof/>
        </w:rPr>
        <w:drawing>
          <wp:inline distT="0" distB="0" distL="0" distR="0" wp14:anchorId="7CEC91A2" wp14:editId="29A0275E">
            <wp:extent cx="1911350" cy="1409700"/>
            <wp:effectExtent l="0" t="0" r="0" b="0"/>
            <wp:docPr id="93" name="Picture" descr="image-20240109023934265" title="fig:"/>
            <wp:cNvGraphicFramePr/>
            <a:graphic xmlns:a="http://schemas.openxmlformats.org/drawingml/2006/main">
              <a:graphicData uri="http://schemas.openxmlformats.org/drawingml/2006/picture">
                <pic:pic xmlns:pic="http://schemas.openxmlformats.org/drawingml/2006/picture">
                  <pic:nvPicPr>
                    <pic:cNvPr id="93" name="Picture" descr="image-20240109023934265" title="fig:"/>
                    <pic:cNvPicPr>
                      <a:picLocks noChangeArrowheads="1"/>
                    </pic:cNvPicPr>
                  </pic:nvPicPr>
                  <pic:blipFill>
                    <a:blip r:embed="rId27"/>
                    <a:stretch>
                      <a:fillRect/>
                    </a:stretch>
                  </pic:blipFill>
                  <pic:spPr>
                    <a:xfrm>
                      <a:off x="0" y="0"/>
                      <a:ext cx="1911350" cy="1409700"/>
                    </a:xfrm>
                    <a:prstGeom prst="rect">
                      <a:avLst/>
                    </a:prstGeom>
                    <a:noFill/>
                    <a:ln w="9525">
                      <a:noFill/>
                    </a:ln>
                  </pic:spPr>
                </pic:pic>
              </a:graphicData>
            </a:graphic>
          </wp:inline>
        </w:drawing>
      </w:r>
    </w:p>
    <w:p w14:paraId="353B72E5" w14:textId="49307924" w:rsidR="00BA4038" w:rsidRPr="001C4B54" w:rsidRDefault="007B33C4" w:rsidP="00570475">
      <w:pPr>
        <w:pStyle w:val="a0"/>
        <w:pPrChange w:id="38" w:author="office" w:date="2024-01-10T21:33:00Z">
          <w:pPr>
            <w:pStyle w:val="a0"/>
            <w:spacing w:line="360" w:lineRule="auto"/>
            <w:ind w:left="-284" w:firstLineChars="200" w:firstLine="480"/>
          </w:pPr>
        </w:pPrChange>
      </w:pPr>
      <w:r w:rsidRPr="001C4B54">
        <w:t>因此考虑基于</w:t>
      </w:r>
      <w:r w:rsidRPr="001C4B54">
        <w:t>pytorch</w:t>
      </w:r>
      <w:r w:rsidRPr="001C4B54">
        <w:t>实现</w:t>
      </w:r>
      <w:r w:rsidRPr="001C4B54">
        <w:t>LSTM</w:t>
      </w:r>
      <w:r w:rsidRPr="001C4B54">
        <w:t>模型来进行比较分析。由下图可知，因</w:t>
      </w:r>
      <w:r w:rsidRPr="001C4B54">
        <w:t>pytorch</w:t>
      </w:r>
      <w:r w:rsidRPr="001C4B54">
        <w:t>的库模块强大并且支持优化器和学习率自适应，在</w:t>
      </w:r>
      <w:r w:rsidRPr="001C4B54">
        <w:t>loss</w:t>
      </w:r>
      <w:r w:rsidRPr="001C4B54">
        <w:t>曲线上表现出完美的平滑收敛，同时也基于</w:t>
      </w:r>
      <w:r w:rsidRPr="001C4B54">
        <w:t>LSTM</w:t>
      </w:r>
      <w:r w:rsidRPr="001C4B54">
        <w:t>更复杂的数学逻辑结构，这种长短期记忆模型在处理诗歌</w:t>
      </w:r>
      <w:proofErr w:type="gramStart"/>
      <w:r w:rsidRPr="001C4B54">
        <w:t>集方面</w:t>
      </w:r>
      <w:proofErr w:type="gramEnd"/>
      <w:r w:rsidRPr="001C4B54">
        <w:t>更为优秀。</w:t>
      </w:r>
    </w:p>
    <w:p w14:paraId="44B37F27" w14:textId="35F9E0AB" w:rsidR="00BA4038" w:rsidRPr="001C4B54" w:rsidRDefault="00000000" w:rsidP="00570475">
      <w:pPr>
        <w:pStyle w:val="a0"/>
        <w:pPrChange w:id="39" w:author="office" w:date="2024-01-10T21:33:00Z">
          <w:pPr>
            <w:pStyle w:val="a0"/>
            <w:ind w:left="-374" w:right="-700" w:firstLine="482"/>
          </w:pPr>
        </w:pPrChange>
      </w:pPr>
      <w:r w:rsidRPr="001C4B54">
        <w:t xml:space="preserve">            </w:t>
      </w:r>
    </w:p>
    <w:p w14:paraId="1D8DCFCC" w14:textId="77777777" w:rsidR="00907BA2" w:rsidRDefault="00000000" w:rsidP="00570475">
      <w:pPr>
        <w:pStyle w:val="a0"/>
        <w:pPrChange w:id="40" w:author="office" w:date="2024-01-10T21:33:00Z">
          <w:pPr>
            <w:pStyle w:val="a0"/>
            <w:ind w:left="-374" w:right="-700" w:firstLine="482"/>
          </w:pPr>
        </w:pPrChange>
      </w:pPr>
      <w:r w:rsidRPr="001C4B54">
        <w:t xml:space="preserve">     </w:t>
      </w:r>
    </w:p>
    <w:p w14:paraId="6C82B014" w14:textId="52BF009F" w:rsidR="00907BA2" w:rsidRDefault="00000000" w:rsidP="00907BA2">
      <w:pPr>
        <w:widowControl/>
        <w:jc w:val="left"/>
        <w:rPr>
          <w:b/>
          <w:bCs/>
          <w:sz w:val="24"/>
        </w:rPr>
      </w:pPr>
      <w:r w:rsidRPr="001C4B54">
        <w:rPr>
          <w:b/>
          <w:bCs/>
          <w:sz w:val="24"/>
        </w:rPr>
        <w:t xml:space="preserve">       </w:t>
      </w:r>
    </w:p>
    <w:p w14:paraId="0487C522" w14:textId="77777777" w:rsidR="00907BA2" w:rsidRDefault="00907BA2">
      <w:pPr>
        <w:widowControl/>
        <w:jc w:val="left"/>
        <w:rPr>
          <w:b/>
          <w:bCs/>
          <w:sz w:val="24"/>
        </w:rPr>
      </w:pPr>
      <w:r>
        <w:rPr>
          <w:b/>
          <w:bCs/>
          <w:sz w:val="24"/>
        </w:rPr>
        <w:br w:type="page"/>
      </w:r>
    </w:p>
    <w:p w14:paraId="6CA9E98C" w14:textId="77777777" w:rsidR="00BA4038" w:rsidRPr="001C4B54" w:rsidRDefault="00000000" w:rsidP="007B33C4">
      <w:pPr>
        <w:pStyle w:val="af1"/>
        <w:ind w:firstLine="210"/>
      </w:pPr>
      <w:r w:rsidRPr="001C4B54">
        <w:lastRenderedPageBreak/>
        <w:t>六、测试结果</w:t>
      </w:r>
    </w:p>
    <w:p w14:paraId="4D718A7B" w14:textId="77777777" w:rsidR="00BA4038" w:rsidRPr="001C4B54" w:rsidRDefault="00000000" w:rsidP="00570475">
      <w:pPr>
        <w:pStyle w:val="a0"/>
        <w:pPrChange w:id="41" w:author="office" w:date="2024-01-10T21:33:00Z">
          <w:pPr>
            <w:pStyle w:val="a0"/>
            <w:ind w:left="-374" w:right="-700" w:firstLine="562"/>
          </w:pPr>
        </w:pPrChange>
      </w:pPr>
      <w:r w:rsidRPr="001C4B54">
        <w:t>1</w:t>
      </w:r>
      <w:r w:rsidRPr="001C4B54">
        <w:t>、</w:t>
      </w:r>
      <w:r w:rsidRPr="001C4B54">
        <w:t>RNN</w:t>
      </w:r>
    </w:p>
    <w:p w14:paraId="21D90CE8" w14:textId="55C2B012" w:rsidR="00211263" w:rsidRPr="001C4B54" w:rsidRDefault="00211263" w:rsidP="00570475">
      <w:pPr>
        <w:pStyle w:val="a0"/>
        <w:pPrChange w:id="42" w:author="office" w:date="2024-01-10T21:33:00Z">
          <w:pPr>
            <w:pStyle w:val="a0"/>
            <w:ind w:left="-374" w:right="-700" w:firstLine="480"/>
          </w:pPr>
        </w:pPrChange>
      </w:pPr>
      <w:r w:rsidRPr="001C4B54">
        <w:t>下图为</w:t>
      </w:r>
      <w:r w:rsidRPr="001C4B54">
        <w:t>RNN</w:t>
      </w:r>
      <w:r w:rsidRPr="001C4B54">
        <w:t>输入</w:t>
      </w:r>
      <w:r w:rsidRPr="001C4B54">
        <w:t>“</w:t>
      </w:r>
      <w:r w:rsidRPr="001C4B54">
        <w:t>春花秋月</w:t>
      </w:r>
      <w:r w:rsidR="000C2E84" w:rsidRPr="001C4B54">
        <w:t>”</w:t>
      </w:r>
      <w:r w:rsidRPr="001C4B54">
        <w:t>时的结果。</w:t>
      </w:r>
    </w:p>
    <w:p w14:paraId="17DA7CCF" w14:textId="77777777" w:rsidR="00BA4038" w:rsidRPr="001C4B54" w:rsidRDefault="00000000" w:rsidP="00570475">
      <w:pPr>
        <w:pStyle w:val="a0"/>
        <w:pPrChange w:id="43" w:author="office" w:date="2024-01-10T21:33:00Z">
          <w:pPr>
            <w:pStyle w:val="a0"/>
            <w:ind w:left="-374" w:right="-700" w:firstLine="420"/>
          </w:pPr>
        </w:pPrChange>
      </w:pPr>
      <w:r w:rsidRPr="001C4B54">
        <w:t xml:space="preserve">               </w:t>
      </w:r>
      <w:r w:rsidRPr="001C4B54">
        <w:rPr>
          <w:noProof/>
        </w:rPr>
        <w:drawing>
          <wp:inline distT="0" distB="0" distL="0" distR="0" wp14:anchorId="24E1EB92" wp14:editId="6B6F30FD">
            <wp:extent cx="3035300" cy="1816100"/>
            <wp:effectExtent l="0" t="0" r="0" b="0"/>
            <wp:docPr id="24" name="Picture" descr="image-20240109024059636" title="fig:"/>
            <wp:cNvGraphicFramePr/>
            <a:graphic xmlns:a="http://schemas.openxmlformats.org/drawingml/2006/main">
              <a:graphicData uri="http://schemas.openxmlformats.org/drawingml/2006/picture">
                <pic:pic xmlns:pic="http://schemas.openxmlformats.org/drawingml/2006/picture">
                  <pic:nvPicPr>
                    <pic:cNvPr id="24" name="Picture" descr="image-20240109024059636" title="fig:"/>
                    <pic:cNvPicPr>
                      <a:picLocks noChangeArrowheads="1"/>
                    </pic:cNvPicPr>
                  </pic:nvPicPr>
                  <pic:blipFill>
                    <a:blip r:embed="rId28"/>
                    <a:stretch>
                      <a:fillRect/>
                    </a:stretch>
                  </pic:blipFill>
                  <pic:spPr>
                    <a:xfrm>
                      <a:off x="0" y="0"/>
                      <a:ext cx="3035300" cy="1816100"/>
                    </a:xfrm>
                    <a:prstGeom prst="rect">
                      <a:avLst/>
                    </a:prstGeom>
                    <a:noFill/>
                    <a:ln w="9525">
                      <a:noFill/>
                    </a:ln>
                  </pic:spPr>
                </pic:pic>
              </a:graphicData>
            </a:graphic>
          </wp:inline>
        </w:drawing>
      </w:r>
    </w:p>
    <w:p w14:paraId="33F2C8CC" w14:textId="77777777" w:rsidR="00BA4038" w:rsidRPr="001C4B54" w:rsidRDefault="00000000" w:rsidP="007B33C4">
      <w:pPr>
        <w:pStyle w:val="4"/>
        <w:spacing w:line="360" w:lineRule="auto"/>
        <w:ind w:left="-374" w:right="-700" w:firstLine="163"/>
        <w:rPr>
          <w:rFonts w:ascii="Times New Roman" w:eastAsia="黑体" w:hAnsi="Times New Roman" w:cs="Times New Roman"/>
          <w:b/>
          <w:bCs w:val="0"/>
          <w:i w:val="0"/>
          <w:iCs/>
          <w:color w:val="auto"/>
          <w:sz w:val="28"/>
          <w:szCs w:val="28"/>
        </w:rPr>
      </w:pPr>
      <w:bookmarkStart w:id="44" w:name="lstm"/>
      <w:bookmarkEnd w:id="32"/>
      <w:r w:rsidRPr="001C4B54">
        <w:rPr>
          <w:rFonts w:ascii="Times New Roman" w:eastAsia="黑体" w:hAnsi="Times New Roman" w:cs="Times New Roman"/>
          <w:b/>
          <w:bCs w:val="0"/>
          <w:i w:val="0"/>
          <w:iCs/>
          <w:color w:val="auto"/>
          <w:sz w:val="28"/>
          <w:szCs w:val="28"/>
        </w:rPr>
        <w:t>2</w:t>
      </w:r>
      <w:r w:rsidRPr="001C4B54">
        <w:rPr>
          <w:rFonts w:ascii="Times New Roman" w:eastAsia="黑体" w:hAnsi="Times New Roman" w:cs="Times New Roman"/>
          <w:b/>
          <w:bCs w:val="0"/>
          <w:i w:val="0"/>
          <w:iCs/>
          <w:color w:val="auto"/>
          <w:sz w:val="28"/>
          <w:szCs w:val="28"/>
        </w:rPr>
        <w:t>、</w:t>
      </w:r>
      <w:r w:rsidRPr="001C4B54">
        <w:rPr>
          <w:rFonts w:ascii="Times New Roman" w:eastAsia="黑体" w:hAnsi="Times New Roman" w:cs="Times New Roman"/>
          <w:b/>
          <w:bCs w:val="0"/>
          <w:i w:val="0"/>
          <w:iCs/>
          <w:color w:val="auto"/>
          <w:sz w:val="28"/>
          <w:szCs w:val="28"/>
        </w:rPr>
        <w:t>LSTM</w:t>
      </w:r>
    </w:p>
    <w:p w14:paraId="213BF472" w14:textId="056A0258" w:rsidR="000C2E84" w:rsidRPr="001C4B54" w:rsidRDefault="000C2E84" w:rsidP="00570475">
      <w:pPr>
        <w:pStyle w:val="a0"/>
        <w:pPrChange w:id="45" w:author="office" w:date="2024-01-10T21:33:00Z">
          <w:pPr>
            <w:pStyle w:val="a0"/>
            <w:ind w:left="-374" w:right="-700" w:firstLine="480"/>
          </w:pPr>
        </w:pPrChange>
      </w:pPr>
      <w:r w:rsidRPr="001C4B54">
        <w:t>下图为</w:t>
      </w:r>
      <w:r w:rsidRPr="001C4B54">
        <w:t>LSTM</w:t>
      </w:r>
      <w:r w:rsidRPr="001C4B54">
        <w:t>输入</w:t>
      </w:r>
      <w:r w:rsidRPr="001C4B54">
        <w:t>“</w:t>
      </w:r>
      <w:r w:rsidRPr="001C4B54">
        <w:t>春花秋月</w:t>
      </w:r>
      <w:r w:rsidRPr="001C4B54">
        <w:t>’’</w:t>
      </w:r>
      <w:r w:rsidRPr="001C4B54">
        <w:t>时的结果。</w:t>
      </w:r>
    </w:p>
    <w:p w14:paraId="040E0B69" w14:textId="77777777" w:rsidR="00BA4038" w:rsidRPr="001C4B54" w:rsidRDefault="00000000" w:rsidP="00570475">
      <w:pPr>
        <w:pStyle w:val="FirstParagraph"/>
      </w:pPr>
      <w:r w:rsidRPr="001C4B54">
        <w:t xml:space="preserve">               </w:t>
      </w:r>
      <w:r w:rsidRPr="001C4B54">
        <w:rPr>
          <w:noProof/>
        </w:rPr>
        <w:drawing>
          <wp:inline distT="0" distB="0" distL="0" distR="0" wp14:anchorId="315474EA" wp14:editId="5BCA99F4">
            <wp:extent cx="3048000" cy="2076450"/>
            <wp:effectExtent l="0" t="0" r="0" b="0"/>
            <wp:docPr id="102" name="Picture" descr="image-20240109024205066" title="fig:"/>
            <wp:cNvGraphicFramePr/>
            <a:graphic xmlns:a="http://schemas.openxmlformats.org/drawingml/2006/main">
              <a:graphicData uri="http://schemas.openxmlformats.org/drawingml/2006/picture">
                <pic:pic xmlns:pic="http://schemas.openxmlformats.org/drawingml/2006/picture">
                  <pic:nvPicPr>
                    <pic:cNvPr id="102" name="Picture" descr="image-20240109024205066" title="fig:"/>
                    <pic:cNvPicPr>
                      <a:picLocks noChangeArrowheads="1"/>
                    </pic:cNvPicPr>
                  </pic:nvPicPr>
                  <pic:blipFill>
                    <a:blip r:embed="rId29"/>
                    <a:stretch>
                      <a:fillRect/>
                    </a:stretch>
                  </pic:blipFill>
                  <pic:spPr>
                    <a:xfrm>
                      <a:off x="0" y="0"/>
                      <a:ext cx="3048000" cy="2076450"/>
                    </a:xfrm>
                    <a:prstGeom prst="rect">
                      <a:avLst/>
                    </a:prstGeom>
                    <a:noFill/>
                    <a:ln w="9525">
                      <a:noFill/>
                    </a:ln>
                  </pic:spPr>
                </pic:pic>
              </a:graphicData>
            </a:graphic>
          </wp:inline>
        </w:drawing>
      </w:r>
    </w:p>
    <w:p w14:paraId="22636F3F" w14:textId="51AF88FC" w:rsidR="000C2E84" w:rsidRPr="001C4B54" w:rsidRDefault="001C4B54" w:rsidP="007B33C4">
      <w:pPr>
        <w:pStyle w:val="4"/>
        <w:spacing w:line="360" w:lineRule="auto"/>
        <w:ind w:left="-374" w:right="-700" w:firstLine="163"/>
        <w:rPr>
          <w:rFonts w:ascii="Times New Roman" w:eastAsia="黑体" w:hAnsi="Times New Roman" w:cs="Times New Roman"/>
          <w:b/>
          <w:bCs w:val="0"/>
          <w:i w:val="0"/>
          <w:iCs/>
          <w:color w:val="auto"/>
          <w:sz w:val="28"/>
          <w:szCs w:val="28"/>
        </w:rPr>
      </w:pPr>
      <w:r w:rsidRPr="001C4B54">
        <w:rPr>
          <w:rFonts w:ascii="Times New Roman" w:eastAsia="黑体" w:hAnsi="Times New Roman" w:cs="Times New Roman"/>
          <w:b/>
          <w:bCs w:val="0"/>
          <w:i w:val="0"/>
          <w:iCs/>
          <w:color w:val="auto"/>
          <w:sz w:val="28"/>
          <w:szCs w:val="28"/>
        </w:rPr>
        <w:t>3</w:t>
      </w:r>
      <w:r w:rsidRPr="001C4B54">
        <w:rPr>
          <w:rFonts w:ascii="Times New Roman" w:eastAsia="黑体" w:hAnsi="Times New Roman" w:cs="Times New Roman"/>
          <w:b/>
          <w:bCs w:val="0"/>
          <w:i w:val="0"/>
          <w:iCs/>
          <w:color w:val="auto"/>
          <w:sz w:val="28"/>
          <w:szCs w:val="28"/>
        </w:rPr>
        <w:t>、</w:t>
      </w:r>
      <w:r w:rsidR="000C2E84" w:rsidRPr="001C4B54">
        <w:rPr>
          <w:rFonts w:ascii="Times New Roman" w:eastAsia="黑体" w:hAnsi="Times New Roman" w:cs="Times New Roman"/>
          <w:b/>
          <w:bCs w:val="0"/>
          <w:i w:val="0"/>
          <w:iCs/>
          <w:color w:val="auto"/>
          <w:sz w:val="28"/>
          <w:szCs w:val="28"/>
        </w:rPr>
        <w:t>遇到的困难</w:t>
      </w:r>
    </w:p>
    <w:p w14:paraId="0A6ADA7D" w14:textId="068113CA" w:rsidR="000C2E84" w:rsidRPr="001C4B54" w:rsidRDefault="000C2E84" w:rsidP="00570475">
      <w:pPr>
        <w:pStyle w:val="a0"/>
        <w:pPrChange w:id="46" w:author="office" w:date="2024-01-10T21:33:00Z">
          <w:pPr>
            <w:pStyle w:val="a0"/>
            <w:ind w:left="-142" w:firstLineChars="200" w:firstLine="480"/>
          </w:pPr>
        </w:pPrChange>
      </w:pPr>
      <w:r w:rsidRPr="001C4B54">
        <w:t>在生成诗歌时，遇到生成的诗歌有标点，空格，没有完整一句就换行等等的问题，经过调试代码查看词汇表发现，误将空格，换行符这些没有具体意义的字符存放进去导致的，</w:t>
      </w:r>
      <w:r w:rsidR="001C4B54" w:rsidRPr="001C4B54">
        <w:t>解决方案为使用正则表达式对诗句进行进一步的清洗。</w:t>
      </w:r>
    </w:p>
    <w:p w14:paraId="1C3ABE77" w14:textId="605FE903" w:rsidR="001C4B54" w:rsidRPr="001C4B54" w:rsidRDefault="001C4B54" w:rsidP="00570475">
      <w:pPr>
        <w:pStyle w:val="a0"/>
        <w:pPrChange w:id="47" w:author="office" w:date="2024-01-10T21:33:00Z">
          <w:pPr>
            <w:pStyle w:val="a0"/>
            <w:ind w:left="-142" w:firstLineChars="200" w:firstLine="480"/>
          </w:pPr>
        </w:pPrChange>
      </w:pPr>
      <w:r w:rsidRPr="001C4B54">
        <w:t>在生成诗歌时，总是出现</w:t>
      </w:r>
      <w:r w:rsidRPr="001C4B54">
        <w:t>“</w:t>
      </w:r>
      <w:r w:rsidRPr="001C4B54">
        <w:t>注</w:t>
      </w:r>
      <w:r w:rsidRPr="001C4B54">
        <w:t>”</w:t>
      </w:r>
      <w:r w:rsidRPr="001C4B54">
        <w:t>这个字，使得诗歌整体质量不佳，后来得知是数据集里面的诗歌后面有注解导致的。解决方案还是用正则表达式将小括号中的注解删除。</w:t>
      </w:r>
    </w:p>
    <w:p w14:paraId="0F3BB632" w14:textId="77777777" w:rsidR="000C2E84" w:rsidRPr="001C4B54" w:rsidRDefault="000C2E84" w:rsidP="00570475">
      <w:pPr>
        <w:pStyle w:val="a0"/>
        <w:pPrChange w:id="48" w:author="office" w:date="2024-01-10T21:33:00Z">
          <w:pPr>
            <w:pStyle w:val="a0"/>
            <w:ind w:firstLine="420"/>
          </w:pPr>
        </w:pPrChange>
      </w:pPr>
    </w:p>
    <w:bookmarkEnd w:id="44"/>
    <w:p w14:paraId="29D871B2" w14:textId="77777777" w:rsidR="00BA4038" w:rsidRPr="001C4B54" w:rsidRDefault="00000000" w:rsidP="007B33C4">
      <w:pPr>
        <w:pStyle w:val="af1"/>
        <w:ind w:firstLine="210"/>
      </w:pPr>
      <w:r w:rsidRPr="001C4B54">
        <w:lastRenderedPageBreak/>
        <w:t>七、用户使用说明</w:t>
      </w:r>
    </w:p>
    <w:p w14:paraId="4E59FFA9" w14:textId="2CE5F6B6" w:rsidR="000C2E84" w:rsidRPr="001C4B54" w:rsidRDefault="000C2E84" w:rsidP="007B33C4">
      <w:pPr>
        <w:pStyle w:val="ab"/>
        <w:ind w:left="0" w:firstLineChars="0" w:firstLine="0"/>
        <w:rPr>
          <w:rFonts w:ascii="Times New Roman" w:hAnsi="Times New Roman" w:cs="Times New Roman"/>
          <w:b/>
          <w:bCs/>
        </w:rPr>
      </w:pPr>
      <w:bookmarkStart w:id="49" w:name="OLE_LINK24"/>
      <w:r w:rsidRPr="001C4B54">
        <w:rPr>
          <w:rFonts w:ascii="Times New Roman" w:hAnsi="Times New Roman" w:cs="Times New Roman"/>
          <w:b/>
          <w:bCs/>
        </w:rPr>
        <w:t>1</w:t>
      </w:r>
      <w:r w:rsidRPr="001C4B54">
        <w:rPr>
          <w:rFonts w:ascii="Times New Roman" w:hAnsi="Times New Roman" w:cs="Times New Roman"/>
          <w:b/>
          <w:bCs/>
        </w:rPr>
        <w:t>、简要使用说明：</w:t>
      </w:r>
    </w:p>
    <w:p w14:paraId="1EB1061B" w14:textId="77777777" w:rsidR="000C2E84" w:rsidRPr="001C4B54" w:rsidRDefault="000C2E84" w:rsidP="007B33C4">
      <w:pPr>
        <w:pStyle w:val="ab"/>
        <w:numPr>
          <w:ilvl w:val="0"/>
          <w:numId w:val="22"/>
        </w:numPr>
        <w:ind w:firstLineChars="0"/>
        <w:rPr>
          <w:rFonts w:ascii="Times New Roman" w:hAnsi="Times New Roman" w:cs="Times New Roman"/>
        </w:rPr>
      </w:pPr>
      <w:r w:rsidRPr="001C4B54">
        <w:rPr>
          <w:rFonts w:ascii="Times New Roman" w:hAnsi="Times New Roman" w:cs="Times New Roman"/>
        </w:rPr>
        <w:t>app1.py</w:t>
      </w:r>
      <w:r w:rsidRPr="001C4B54">
        <w:rPr>
          <w:rFonts w:ascii="Times New Roman" w:hAnsi="Times New Roman" w:cs="Times New Roman"/>
        </w:rPr>
        <w:t>文件为</w:t>
      </w:r>
      <w:r w:rsidRPr="001C4B54">
        <w:rPr>
          <w:rFonts w:ascii="Times New Roman" w:hAnsi="Times New Roman" w:cs="Times New Roman"/>
        </w:rPr>
        <w:t>RNN</w:t>
      </w:r>
      <w:r w:rsidRPr="001C4B54">
        <w:rPr>
          <w:rFonts w:ascii="Times New Roman" w:hAnsi="Times New Roman" w:cs="Times New Roman"/>
        </w:rPr>
        <w:t>模型的后端接口文件</w:t>
      </w:r>
      <w:r w:rsidRPr="001C4B54">
        <w:rPr>
          <w:rFonts w:ascii="Times New Roman" w:hAnsi="Times New Roman" w:cs="Times New Roman"/>
        </w:rPr>
        <w:t>,</w:t>
      </w:r>
      <w:r w:rsidRPr="001C4B54">
        <w:rPr>
          <w:rFonts w:ascii="Times New Roman" w:hAnsi="Times New Roman" w:cs="Times New Roman"/>
        </w:rPr>
        <w:t>运行后浏览器后输入</w:t>
      </w:r>
      <w:r w:rsidRPr="001C4B54">
        <w:rPr>
          <w:rFonts w:ascii="Times New Roman" w:hAnsi="Times New Roman" w:cs="Times New Roman"/>
        </w:rPr>
        <w:t>127.0.0.5000</w:t>
      </w:r>
      <w:r w:rsidRPr="001C4B54">
        <w:rPr>
          <w:rFonts w:ascii="Times New Roman" w:hAnsi="Times New Roman" w:cs="Times New Roman"/>
        </w:rPr>
        <w:t>即可打开前端界面，输入藏头诗的开头，生成一副完整的诗歌。</w:t>
      </w:r>
    </w:p>
    <w:p w14:paraId="6CF8BB64" w14:textId="0152F7BF" w:rsidR="000C2E84" w:rsidRPr="001C4B54" w:rsidRDefault="000C2E84" w:rsidP="007B33C4">
      <w:pPr>
        <w:pStyle w:val="ab"/>
        <w:numPr>
          <w:ilvl w:val="0"/>
          <w:numId w:val="22"/>
        </w:numPr>
        <w:ind w:firstLineChars="0"/>
        <w:rPr>
          <w:rFonts w:ascii="Times New Roman" w:hAnsi="Times New Roman" w:cs="Times New Roman"/>
        </w:rPr>
      </w:pPr>
      <w:r w:rsidRPr="001C4B54">
        <w:rPr>
          <w:rFonts w:ascii="Times New Roman" w:hAnsi="Times New Roman" w:cs="Times New Roman"/>
        </w:rPr>
        <w:t>app2.py</w:t>
      </w:r>
      <w:r w:rsidRPr="001C4B54">
        <w:rPr>
          <w:rFonts w:ascii="Times New Roman" w:hAnsi="Times New Roman" w:cs="Times New Roman"/>
        </w:rPr>
        <w:t>文件为</w:t>
      </w:r>
      <w:r w:rsidRPr="001C4B54">
        <w:rPr>
          <w:rFonts w:ascii="Times New Roman" w:hAnsi="Times New Roman" w:cs="Times New Roman"/>
        </w:rPr>
        <w:t>LSTM</w:t>
      </w:r>
      <w:r w:rsidRPr="001C4B54">
        <w:rPr>
          <w:rFonts w:ascii="Times New Roman" w:hAnsi="Times New Roman" w:cs="Times New Roman"/>
        </w:rPr>
        <w:t>模型的后端接口文件</w:t>
      </w:r>
      <w:r w:rsidRPr="001C4B54">
        <w:rPr>
          <w:rFonts w:ascii="Times New Roman" w:hAnsi="Times New Roman" w:cs="Times New Roman"/>
        </w:rPr>
        <w:t>,</w:t>
      </w:r>
      <w:r w:rsidRPr="001C4B54">
        <w:rPr>
          <w:rFonts w:ascii="Times New Roman" w:hAnsi="Times New Roman" w:cs="Times New Roman"/>
        </w:rPr>
        <w:t>运行后浏览器后输入</w:t>
      </w:r>
      <w:r w:rsidRPr="001C4B54">
        <w:rPr>
          <w:rFonts w:ascii="Times New Roman" w:hAnsi="Times New Roman" w:cs="Times New Roman"/>
        </w:rPr>
        <w:t>127.0.0.8080</w:t>
      </w:r>
      <w:r w:rsidRPr="001C4B54">
        <w:rPr>
          <w:rFonts w:ascii="Times New Roman" w:hAnsi="Times New Roman" w:cs="Times New Roman"/>
        </w:rPr>
        <w:t>即可打开前端界面，输入藏头诗的开头，生成一副完整的诗歌。</w:t>
      </w:r>
    </w:p>
    <w:p w14:paraId="1423DB9E" w14:textId="7EE804AB" w:rsidR="000C2E84" w:rsidRPr="001C4B54" w:rsidRDefault="000C2E84" w:rsidP="007B33C4">
      <w:pPr>
        <w:pStyle w:val="ab"/>
        <w:ind w:left="0" w:firstLineChars="0" w:firstLine="108"/>
        <w:rPr>
          <w:rFonts w:ascii="Times New Roman" w:hAnsi="Times New Roman" w:cs="Times New Roman"/>
        </w:rPr>
      </w:pP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具体使用说明：</w:t>
      </w:r>
    </w:p>
    <w:p w14:paraId="758BEDB8" w14:textId="77777777" w:rsidR="000C2E84" w:rsidRPr="001C4B54" w:rsidRDefault="000C2E84" w:rsidP="007B33C4">
      <w:pPr>
        <w:pStyle w:val="ab"/>
        <w:ind w:left="142" w:firstLine="480"/>
        <w:rPr>
          <w:rFonts w:ascii="Times New Roman" w:hAnsi="Times New Roman" w:cs="Times New Roman"/>
        </w:rPr>
      </w:pPr>
      <w:r w:rsidRPr="001C4B54">
        <w:rPr>
          <w:rFonts w:ascii="Times New Roman" w:hAnsi="Times New Roman" w:cs="Times New Roman"/>
        </w:rPr>
        <w:t>这是基于神经网络的藏头诗生成器。顾名思义，就是用户输入相关汉字，系统生成以相关汉字开头的诗句，主要满足于人们的娱乐目的。</w:t>
      </w:r>
    </w:p>
    <w:p w14:paraId="142B92CC" w14:textId="77777777" w:rsidR="000C2E84" w:rsidRDefault="000C2E84" w:rsidP="007B33C4">
      <w:pPr>
        <w:pStyle w:val="ab"/>
        <w:ind w:left="142" w:firstLine="480"/>
        <w:rPr>
          <w:rFonts w:ascii="Times New Roman" w:hAnsi="Times New Roman" w:cs="Times New Roman"/>
        </w:rPr>
      </w:pPr>
      <w:r w:rsidRPr="001C4B54">
        <w:rPr>
          <w:rFonts w:ascii="Times New Roman" w:hAnsi="Times New Roman" w:cs="Times New Roman"/>
        </w:rPr>
        <w:t>当用户想要输入单个字生成藏头诗时，输入后按回车即可；若是多个字，要求每两个字中间加入一个空格，再按回车。若用户感觉不满意，则再按一下回车，即可生成新的藏头诗。</w:t>
      </w:r>
    </w:p>
    <w:p w14:paraId="58206379" w14:textId="3D772304" w:rsidR="002A0AC5" w:rsidRDefault="004918D3" w:rsidP="007B33C4">
      <w:pPr>
        <w:pStyle w:val="ab"/>
        <w:numPr>
          <w:ilvl w:val="0"/>
          <w:numId w:val="19"/>
        </w:numPr>
        <w:ind w:firstLineChars="0"/>
        <w:rPr>
          <w:rFonts w:ascii="Times New Roman" w:hAnsi="Times New Roman" w:cs="Times New Roman"/>
          <w:b/>
          <w:bCs/>
        </w:rPr>
      </w:pPr>
      <w:r w:rsidRPr="004918D3">
        <w:rPr>
          <w:rFonts w:ascii="Times New Roman" w:hAnsi="Times New Roman" w:cs="Times New Roman"/>
          <w:b/>
          <w:bCs/>
          <w:noProof/>
        </w:rPr>
        <mc:AlternateContent>
          <mc:Choice Requires="wps">
            <w:drawing>
              <wp:anchor distT="45720" distB="45720" distL="114300" distR="114300" simplePos="0" relativeHeight="251680768" behindDoc="0" locked="0" layoutInCell="1" allowOverlap="1" wp14:anchorId="2C32E844" wp14:editId="6004E914">
                <wp:simplePos x="0" y="0"/>
                <wp:positionH relativeFrom="column">
                  <wp:posOffset>121920</wp:posOffset>
                </wp:positionH>
                <wp:positionV relativeFrom="paragraph">
                  <wp:posOffset>476885</wp:posOffset>
                </wp:positionV>
                <wp:extent cx="5511165" cy="1404620"/>
                <wp:effectExtent l="0" t="0" r="13335"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165" cy="1404620"/>
                        </a:xfrm>
                        <a:prstGeom prst="rect">
                          <a:avLst/>
                        </a:prstGeom>
                        <a:solidFill>
                          <a:srgbClr val="FFFFFF"/>
                        </a:solidFill>
                        <a:ln w="9525">
                          <a:solidFill>
                            <a:srgbClr val="000000"/>
                          </a:solidFill>
                          <a:miter lim="800000"/>
                          <a:headEnd/>
                          <a:tailEnd/>
                        </a:ln>
                      </wps:spPr>
                      <wps:txbx>
                        <w:txbxContent>
                          <w:p w14:paraId="0C050845" w14:textId="7EE2D6A2" w:rsidR="004918D3" w:rsidRPr="002A0AC5" w:rsidRDefault="004918D3" w:rsidP="004918D3">
                            <w:pPr>
                              <w:pStyle w:val="ab"/>
                              <w:ind w:left="188" w:firstLineChars="0" w:firstLine="0"/>
                              <w:rPr>
                                <w:rFonts w:ascii="Times New Roman" w:hAnsi="Times New Roman" w:cs="Times New Roman"/>
                                <w:b/>
                                <w:bCs/>
                              </w:rPr>
                            </w:pPr>
                            <w:r>
                              <w:rPr>
                                <w:rFonts w:ascii="Times New Roman" w:hAnsi="Times New Roman" w:cs="Times New Roman"/>
                                <w:b/>
                                <w:bCs/>
                              </w:rPr>
                              <w:t>P</w:t>
                            </w:r>
                            <w:r>
                              <w:rPr>
                                <w:rFonts w:ascii="Times New Roman" w:hAnsi="Times New Roman" w:cs="Times New Roman" w:hint="eastAsia"/>
                                <w:b/>
                                <w:bCs/>
                              </w:rPr>
                              <w:t>eo</w:t>
                            </w:r>
                          </w:p>
                          <w:p w14:paraId="381AEE0C"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——RNNci.py  </w:t>
                            </w:r>
                            <w:r w:rsidRPr="009660BC">
                              <w:rPr>
                                <w:rFonts w:ascii="Times New Roman" w:hAnsi="Times New Roman" w:cs="Times New Roman"/>
                                <w:b/>
                                <w:bCs/>
                              </w:rPr>
                              <w:t>按词划分的手敲</w:t>
                            </w:r>
                            <w:r w:rsidRPr="009660BC">
                              <w:rPr>
                                <w:rFonts w:ascii="Times New Roman" w:hAnsi="Times New Roman" w:cs="Times New Roman"/>
                                <w:b/>
                                <w:bCs/>
                              </w:rPr>
                              <w:t>RNN</w:t>
                            </w:r>
                          </w:p>
                          <w:p w14:paraId="7C2B17ED"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——RNNzi.py  </w:t>
                            </w:r>
                            <w:r w:rsidRPr="009660BC">
                              <w:rPr>
                                <w:rFonts w:ascii="Times New Roman" w:hAnsi="Times New Roman" w:cs="Times New Roman"/>
                                <w:b/>
                                <w:bCs/>
                              </w:rPr>
                              <w:t>按字划分的手敲</w:t>
                            </w:r>
                            <w:r w:rsidRPr="009660BC">
                              <w:rPr>
                                <w:rFonts w:ascii="Times New Roman" w:hAnsi="Times New Roman" w:cs="Times New Roman"/>
                                <w:b/>
                                <w:bCs/>
                              </w:rPr>
                              <w:t>RNN</w:t>
                            </w:r>
                          </w:p>
                          <w:p w14:paraId="1C41C993"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——Demo1.py  RNN</w:t>
                            </w:r>
                            <w:r w:rsidRPr="009660BC">
                              <w:rPr>
                                <w:rFonts w:ascii="Times New Roman" w:hAnsi="Times New Roman" w:cs="Times New Roman"/>
                                <w:b/>
                                <w:bCs/>
                              </w:rPr>
                              <w:t>的可视化，藏头诗生成，以及保存函数</w:t>
                            </w:r>
                          </w:p>
                          <w:p w14:paraId="22DEC43A"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——Demo2.py  LSTM</w:t>
                            </w:r>
                            <w:r w:rsidRPr="009660BC">
                              <w:rPr>
                                <w:rFonts w:ascii="Times New Roman" w:hAnsi="Times New Roman" w:cs="Times New Roman"/>
                                <w:b/>
                                <w:bCs/>
                              </w:rPr>
                              <w:t>的可视化，藏头诗生成，以及保存函数</w:t>
                            </w:r>
                          </w:p>
                          <w:p w14:paraId="571AA4E8"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——Peo1      </w:t>
                            </w:r>
                            <w:r w:rsidRPr="009660BC">
                              <w:rPr>
                                <w:rFonts w:ascii="Times New Roman" w:hAnsi="Times New Roman" w:cs="Times New Roman"/>
                                <w:b/>
                                <w:bCs/>
                              </w:rPr>
                              <w:t>基于</w:t>
                            </w:r>
                            <w:r w:rsidRPr="009660BC">
                              <w:rPr>
                                <w:rFonts w:ascii="Times New Roman" w:hAnsi="Times New Roman" w:cs="Times New Roman"/>
                                <w:b/>
                                <w:bCs/>
                              </w:rPr>
                              <w:t>RNN</w:t>
                            </w:r>
                            <w:r w:rsidRPr="009660BC">
                              <w:rPr>
                                <w:rFonts w:ascii="Times New Roman" w:hAnsi="Times New Roman" w:cs="Times New Roman"/>
                                <w:b/>
                                <w:bCs/>
                              </w:rPr>
                              <w:t>的前端界面</w:t>
                            </w:r>
                          </w:p>
                          <w:p w14:paraId="34354F32"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———index1.html</w:t>
                            </w:r>
                          </w:p>
                          <w:p w14:paraId="7C2BEEC0"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app1.py  flask</w:t>
                            </w:r>
                            <w:r w:rsidRPr="009660BC">
                              <w:rPr>
                                <w:rFonts w:ascii="Times New Roman" w:hAnsi="Times New Roman" w:cs="Times New Roman"/>
                                <w:b/>
                                <w:bCs/>
                              </w:rPr>
                              <w:t>接口</w:t>
                            </w:r>
                          </w:p>
                          <w:p w14:paraId="3C7347C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 xml:space="preserve">model1  </w:t>
                            </w:r>
                            <w:r w:rsidRPr="009660BC">
                              <w:rPr>
                                <w:rFonts w:ascii="Times New Roman" w:hAnsi="Times New Roman" w:cs="Times New Roman"/>
                                <w:b/>
                                <w:bCs/>
                              </w:rPr>
                              <w:t>模型参数</w:t>
                            </w:r>
                          </w:p>
                          <w:p w14:paraId="2D95FCF5"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——Peo2      </w:t>
                            </w:r>
                            <w:r w:rsidRPr="009660BC">
                              <w:rPr>
                                <w:rFonts w:ascii="Times New Roman" w:hAnsi="Times New Roman" w:cs="Times New Roman"/>
                                <w:b/>
                                <w:bCs/>
                              </w:rPr>
                              <w:t>基于</w:t>
                            </w:r>
                            <w:r w:rsidRPr="009660BC">
                              <w:rPr>
                                <w:rFonts w:ascii="Times New Roman" w:hAnsi="Times New Roman" w:cs="Times New Roman"/>
                                <w:b/>
                                <w:bCs/>
                              </w:rPr>
                              <w:t>LSTM</w:t>
                            </w:r>
                            <w:r w:rsidRPr="009660BC">
                              <w:rPr>
                                <w:rFonts w:ascii="Times New Roman" w:hAnsi="Times New Roman" w:cs="Times New Roman"/>
                                <w:b/>
                                <w:bCs/>
                              </w:rPr>
                              <w:t>的前端界面</w:t>
                            </w:r>
                          </w:p>
                          <w:p w14:paraId="6E15FE0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———index2.html</w:t>
                            </w:r>
                          </w:p>
                          <w:p w14:paraId="5CBFF14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app2.py  flask</w:t>
                            </w:r>
                            <w:r w:rsidRPr="009660BC">
                              <w:rPr>
                                <w:rFonts w:ascii="Times New Roman" w:hAnsi="Times New Roman" w:cs="Times New Roman"/>
                                <w:b/>
                                <w:bCs/>
                              </w:rPr>
                              <w:t>接口</w:t>
                            </w:r>
                          </w:p>
                          <w:p w14:paraId="4A98A97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 xml:space="preserve">model2  </w:t>
                            </w:r>
                            <w:r w:rsidRPr="009660BC">
                              <w:rPr>
                                <w:rFonts w:ascii="Times New Roman" w:hAnsi="Times New Roman" w:cs="Times New Roman"/>
                                <w:b/>
                                <w:bCs/>
                              </w:rPr>
                              <w:t>模型参数</w:t>
                            </w:r>
                          </w:p>
                          <w:p w14:paraId="6DE705CF" w14:textId="6BF3B139" w:rsidR="004918D3" w:rsidRPr="004918D3" w:rsidRDefault="004918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32E844" id="_x0000_t202" coordsize="21600,21600" o:spt="202" path="m,l,21600r21600,l21600,xe">
                <v:stroke joinstyle="miter"/>
                <v:path gradientshapeok="t" o:connecttype="rect"/>
              </v:shapetype>
              <v:shape id="文本框 2" o:spid="_x0000_s1026" type="#_x0000_t202" style="position:absolute;left:0;text-align:left;margin-left:9.6pt;margin-top:37.55pt;width:433.9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">
                <v:textbox style="mso-fit-shape-to-text:t">
                  <w:txbxContent>
                    <w:p w14:paraId="0C050845" w14:textId="7EE2D6A2" w:rsidR="004918D3" w:rsidRPr="002A0AC5" w:rsidRDefault="004918D3" w:rsidP="004918D3">
                      <w:pPr>
                        <w:pStyle w:val="ab"/>
                        <w:ind w:left="188" w:firstLineChars="0" w:firstLine="0"/>
                        <w:rPr>
                          <w:rFonts w:ascii="Times New Roman" w:hAnsi="Times New Roman" w:cs="Times New Roman"/>
                          <w:b/>
                          <w:bCs/>
                        </w:rPr>
                      </w:pPr>
                      <w:r>
                        <w:rPr>
                          <w:rFonts w:ascii="Times New Roman" w:hAnsi="Times New Roman" w:cs="Times New Roman"/>
                          <w:b/>
                          <w:bCs/>
                        </w:rPr>
                        <w:t>P</w:t>
                      </w:r>
                      <w:r>
                        <w:rPr>
                          <w:rFonts w:ascii="Times New Roman" w:hAnsi="Times New Roman" w:cs="Times New Roman" w:hint="eastAsia"/>
                          <w:b/>
                          <w:bCs/>
                        </w:rPr>
                        <w:t>eo</w:t>
                      </w:r>
                    </w:p>
                    <w:p w14:paraId="381AEE0C"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——RNNci.py  </w:t>
                      </w:r>
                      <w:r w:rsidRPr="009660BC">
                        <w:rPr>
                          <w:rFonts w:ascii="Times New Roman" w:hAnsi="Times New Roman" w:cs="Times New Roman"/>
                          <w:b/>
                          <w:bCs/>
                        </w:rPr>
                        <w:t>按词划分的手敲</w:t>
                      </w:r>
                      <w:r w:rsidRPr="009660BC">
                        <w:rPr>
                          <w:rFonts w:ascii="Times New Roman" w:hAnsi="Times New Roman" w:cs="Times New Roman"/>
                          <w:b/>
                          <w:bCs/>
                        </w:rPr>
                        <w:t>RNN</w:t>
                      </w:r>
                    </w:p>
                    <w:p w14:paraId="7C2B17ED"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——RNNzi.py  </w:t>
                      </w:r>
                      <w:r w:rsidRPr="009660BC">
                        <w:rPr>
                          <w:rFonts w:ascii="Times New Roman" w:hAnsi="Times New Roman" w:cs="Times New Roman"/>
                          <w:b/>
                          <w:bCs/>
                        </w:rPr>
                        <w:t>按字划分的手敲</w:t>
                      </w:r>
                      <w:r w:rsidRPr="009660BC">
                        <w:rPr>
                          <w:rFonts w:ascii="Times New Roman" w:hAnsi="Times New Roman" w:cs="Times New Roman"/>
                          <w:b/>
                          <w:bCs/>
                        </w:rPr>
                        <w:t>RNN</w:t>
                      </w:r>
                    </w:p>
                    <w:p w14:paraId="1C41C993"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——Demo1.py  RNN</w:t>
                      </w:r>
                      <w:r w:rsidRPr="009660BC">
                        <w:rPr>
                          <w:rFonts w:ascii="Times New Roman" w:hAnsi="Times New Roman" w:cs="Times New Roman"/>
                          <w:b/>
                          <w:bCs/>
                        </w:rPr>
                        <w:t>的可视化，藏头诗生成，以及保存函数</w:t>
                      </w:r>
                    </w:p>
                    <w:p w14:paraId="22DEC43A"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——Demo2.py  LSTM</w:t>
                      </w:r>
                      <w:r w:rsidRPr="009660BC">
                        <w:rPr>
                          <w:rFonts w:ascii="Times New Roman" w:hAnsi="Times New Roman" w:cs="Times New Roman"/>
                          <w:b/>
                          <w:bCs/>
                        </w:rPr>
                        <w:t>的可视化，藏头诗生成，以及保存函数</w:t>
                      </w:r>
                    </w:p>
                    <w:p w14:paraId="571AA4E8"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——Peo1      </w:t>
                      </w:r>
                      <w:r w:rsidRPr="009660BC">
                        <w:rPr>
                          <w:rFonts w:ascii="Times New Roman" w:hAnsi="Times New Roman" w:cs="Times New Roman"/>
                          <w:b/>
                          <w:bCs/>
                        </w:rPr>
                        <w:t>基于</w:t>
                      </w:r>
                      <w:r w:rsidRPr="009660BC">
                        <w:rPr>
                          <w:rFonts w:ascii="Times New Roman" w:hAnsi="Times New Roman" w:cs="Times New Roman"/>
                          <w:b/>
                          <w:bCs/>
                        </w:rPr>
                        <w:t>RNN</w:t>
                      </w:r>
                      <w:r w:rsidRPr="009660BC">
                        <w:rPr>
                          <w:rFonts w:ascii="Times New Roman" w:hAnsi="Times New Roman" w:cs="Times New Roman"/>
                          <w:b/>
                          <w:bCs/>
                        </w:rPr>
                        <w:t>的前端界面</w:t>
                      </w:r>
                    </w:p>
                    <w:p w14:paraId="34354F32"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———index1.html</w:t>
                      </w:r>
                    </w:p>
                    <w:p w14:paraId="7C2BEEC0"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app1.py  flask</w:t>
                      </w:r>
                      <w:r w:rsidRPr="009660BC">
                        <w:rPr>
                          <w:rFonts w:ascii="Times New Roman" w:hAnsi="Times New Roman" w:cs="Times New Roman"/>
                          <w:b/>
                          <w:bCs/>
                        </w:rPr>
                        <w:t>接口</w:t>
                      </w:r>
                    </w:p>
                    <w:p w14:paraId="3C7347C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 xml:space="preserve">model1  </w:t>
                      </w:r>
                      <w:r w:rsidRPr="009660BC">
                        <w:rPr>
                          <w:rFonts w:ascii="Times New Roman" w:hAnsi="Times New Roman" w:cs="Times New Roman"/>
                          <w:b/>
                          <w:bCs/>
                        </w:rPr>
                        <w:t>模型参数</w:t>
                      </w:r>
                    </w:p>
                    <w:p w14:paraId="2D95FCF5"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——Peo2      </w:t>
                      </w:r>
                      <w:r w:rsidRPr="009660BC">
                        <w:rPr>
                          <w:rFonts w:ascii="Times New Roman" w:hAnsi="Times New Roman" w:cs="Times New Roman"/>
                          <w:b/>
                          <w:bCs/>
                        </w:rPr>
                        <w:t>基于</w:t>
                      </w:r>
                      <w:r w:rsidRPr="009660BC">
                        <w:rPr>
                          <w:rFonts w:ascii="Times New Roman" w:hAnsi="Times New Roman" w:cs="Times New Roman"/>
                          <w:b/>
                          <w:bCs/>
                        </w:rPr>
                        <w:t>LSTM</w:t>
                      </w:r>
                      <w:r w:rsidRPr="009660BC">
                        <w:rPr>
                          <w:rFonts w:ascii="Times New Roman" w:hAnsi="Times New Roman" w:cs="Times New Roman"/>
                          <w:b/>
                          <w:bCs/>
                        </w:rPr>
                        <w:t>的前端界面</w:t>
                      </w:r>
                    </w:p>
                    <w:p w14:paraId="6E15FE0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———index2.html</w:t>
                      </w:r>
                    </w:p>
                    <w:p w14:paraId="5CBFF14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app2.py  flask</w:t>
                      </w:r>
                      <w:r w:rsidRPr="009660BC">
                        <w:rPr>
                          <w:rFonts w:ascii="Times New Roman" w:hAnsi="Times New Roman" w:cs="Times New Roman"/>
                          <w:b/>
                          <w:bCs/>
                        </w:rPr>
                        <w:t>接口</w:t>
                      </w:r>
                    </w:p>
                    <w:p w14:paraId="4A98A97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 xml:space="preserve">model2  </w:t>
                      </w:r>
                      <w:r w:rsidRPr="009660BC">
                        <w:rPr>
                          <w:rFonts w:ascii="Times New Roman" w:hAnsi="Times New Roman" w:cs="Times New Roman"/>
                          <w:b/>
                          <w:bCs/>
                        </w:rPr>
                        <w:t>模型参数</w:t>
                      </w:r>
                    </w:p>
                    <w:p w14:paraId="6DE705CF" w14:textId="6BF3B139" w:rsidR="004918D3" w:rsidRPr="004918D3" w:rsidRDefault="004918D3"/>
                  </w:txbxContent>
                </v:textbox>
                <w10:wrap type="square"/>
              </v:shape>
            </w:pict>
          </mc:Fallback>
        </mc:AlternateContent>
      </w:r>
      <w:r w:rsidR="002A0AC5" w:rsidRPr="002A0AC5">
        <w:rPr>
          <w:rFonts w:ascii="Times New Roman" w:hAnsi="Times New Roman" w:cs="Times New Roman" w:hint="eastAsia"/>
          <w:b/>
          <w:bCs/>
        </w:rPr>
        <w:t>代码</w:t>
      </w:r>
      <w:r w:rsidR="002A0AC5">
        <w:rPr>
          <w:rFonts w:ascii="Times New Roman" w:hAnsi="Times New Roman" w:cs="Times New Roman" w:hint="eastAsia"/>
          <w:b/>
          <w:bCs/>
        </w:rPr>
        <w:t>主要</w:t>
      </w:r>
      <w:r w:rsidR="002A0AC5" w:rsidRPr="002A0AC5">
        <w:rPr>
          <w:rFonts w:ascii="Times New Roman" w:hAnsi="Times New Roman" w:cs="Times New Roman" w:hint="eastAsia"/>
          <w:b/>
          <w:bCs/>
        </w:rPr>
        <w:t>文件树即功能</w:t>
      </w:r>
      <w:r w:rsidR="009660BC">
        <w:rPr>
          <w:rFonts w:ascii="Times New Roman" w:hAnsi="Times New Roman" w:cs="Times New Roman" w:hint="eastAsia"/>
          <w:b/>
          <w:bCs/>
        </w:rPr>
        <w:t>(</w:t>
      </w:r>
      <w:r w:rsidR="009660BC">
        <w:rPr>
          <w:rFonts w:ascii="Times New Roman" w:hAnsi="Times New Roman" w:cs="Times New Roman" w:hint="eastAsia"/>
          <w:b/>
          <w:bCs/>
        </w:rPr>
        <w:t>简化版</w:t>
      </w:r>
      <w:r w:rsidR="009660BC">
        <w:rPr>
          <w:rFonts w:ascii="Times New Roman" w:hAnsi="Times New Roman" w:cs="Times New Roman"/>
          <w:b/>
          <w:bCs/>
        </w:rPr>
        <w:t>)</w:t>
      </w:r>
      <w:r w:rsidR="002A0AC5" w:rsidRPr="002A0AC5">
        <w:rPr>
          <w:rFonts w:ascii="Times New Roman" w:hAnsi="Times New Roman" w:cs="Times New Roman" w:hint="eastAsia"/>
          <w:b/>
          <w:bCs/>
        </w:rPr>
        <w:t>：</w:t>
      </w:r>
    </w:p>
    <w:bookmarkEnd w:id="49"/>
    <w:p w14:paraId="3E1921BA" w14:textId="77777777" w:rsidR="009660BC" w:rsidRDefault="009660BC" w:rsidP="007B33C4">
      <w:pPr>
        <w:widowControl/>
        <w:ind w:firstLine="122"/>
      </w:pPr>
    </w:p>
    <w:p w14:paraId="6619752B" w14:textId="0F655922" w:rsidR="00BA4038" w:rsidRPr="009660BC" w:rsidRDefault="00000000" w:rsidP="007B33C4">
      <w:pPr>
        <w:pStyle w:val="af1"/>
        <w:ind w:firstLine="210"/>
      </w:pPr>
      <w:r w:rsidRPr="001C4B54">
        <w:lastRenderedPageBreak/>
        <w:t>八、总结</w:t>
      </w:r>
    </w:p>
    <w:p w14:paraId="79B0D560"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在开始阶段，我们明确了藏头诗创作的任务目标，并对其背景进行了深入的研究。藏头诗是一种具有特定格式和要求的文学形式，要求每行诗的第一个字或词合起来，能形成一句话或者传达某种特定的信息。</w:t>
      </w:r>
    </w:p>
    <w:p w14:paraId="0FF6AD27"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数据收集与预处理中，我们重点进行了藏头</w:t>
      </w:r>
      <w:proofErr w:type="gramStart"/>
      <w:r w:rsidRPr="001C4B54">
        <w:rPr>
          <w:kern w:val="0"/>
          <w:sz w:val="24"/>
        </w:rPr>
        <w:t>诗数据</w:t>
      </w:r>
      <w:proofErr w:type="gramEnd"/>
      <w:r w:rsidRPr="001C4B54">
        <w:rPr>
          <w:kern w:val="0"/>
          <w:sz w:val="24"/>
        </w:rPr>
        <w:t>的收集，并进行了必要的预处理工作，如数据清洗、格式统一等，为后续的模型训练做准备。</w:t>
      </w:r>
    </w:p>
    <w:p w14:paraId="055D6C97" w14:textId="7210610A"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基于对任务需求和数据特点的分析，我们选择了</w:t>
      </w:r>
      <w:r w:rsidR="001C4B54" w:rsidRPr="001C4B54">
        <w:rPr>
          <w:kern w:val="0"/>
          <w:sz w:val="24"/>
        </w:rPr>
        <w:t>RNN</w:t>
      </w:r>
      <w:r w:rsidRPr="001C4B54">
        <w:rPr>
          <w:kern w:val="0"/>
          <w:sz w:val="24"/>
        </w:rPr>
        <w:t>作为基础架构。利用预处理后的数据，我们对模型进行了训练。在训练过程中，我们不断调整超参数、优化损失函数，并采用有效的学习策略，以使模型性能达到最优。</w:t>
      </w:r>
    </w:p>
    <w:p w14:paraId="6C1B91E7"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在模型训练完成后，我们对生成的结果进行了评估。通过与真实数据集进行对比，我们评估了模型的准确率、召回率等指标，并根据评估结果对模型进行了进一步的优化。</w:t>
      </w:r>
    </w:p>
    <w:p w14:paraId="78B93BD5" w14:textId="77777777" w:rsidR="00BA4038" w:rsidRPr="001C4B54" w:rsidRDefault="00000000" w:rsidP="007B33C4">
      <w:pPr>
        <w:widowControl/>
        <w:shd w:val="clear" w:color="auto" w:fill="FDFDFE"/>
        <w:spacing w:line="360" w:lineRule="auto"/>
        <w:ind w:left="-374" w:right="-700" w:firstLineChars="200" w:firstLine="480"/>
      </w:pPr>
      <w:r w:rsidRPr="001C4B54">
        <w:rPr>
          <w:kern w:val="0"/>
          <w:sz w:val="24"/>
        </w:rPr>
        <w:t>然后，我们将训练好的模型集成到一个应用程序中，用户可以通过输入主题，自动生成藏头诗。这个应用程序不仅是一个学术研究的展示，也可以作为娱乐工具，供人们欣赏和创作藏头诗。</w:t>
      </w:r>
    </w:p>
    <w:p w14:paraId="75395063"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回顾整个课程设计，是我们小组四人十多天来共同努力和老师认真指导的结果。在学术上，做到了数据结构的实践应用和神经网络的深度学习；在协作上，做到了小组成员的团结一致、共同努力，增强了我们同学间的分工合作能力。我相信这次的课程设计对我们四人未来的学习和发展都具有重要意义。</w:t>
      </w:r>
    </w:p>
    <w:p w14:paraId="32CDE977" w14:textId="77777777" w:rsidR="00BA4038" w:rsidRPr="001C4B54" w:rsidRDefault="00000000" w:rsidP="007B33C4">
      <w:pPr>
        <w:pStyle w:val="ab"/>
        <w:ind w:firstLine="480"/>
        <w:rPr>
          <w:rFonts w:ascii="Times New Roman" w:hAnsi="Times New Roman" w:cs="Times New Roman"/>
        </w:rPr>
        <w:sectPr w:rsidR="00BA4038" w:rsidRPr="001C4B54">
          <w:footerReference w:type="default" r:id="rId30"/>
          <w:pgSz w:w="11906" w:h="16838"/>
          <w:pgMar w:top="1440" w:right="1800" w:bottom="1440" w:left="1800" w:header="720" w:footer="720" w:gutter="0"/>
          <w:pgNumType w:start="1"/>
          <w:cols w:space="720"/>
          <w:docGrid w:type="lines" w:linePitch="312"/>
        </w:sectPr>
      </w:pPr>
      <w:r w:rsidRPr="001C4B54">
        <w:rPr>
          <w:rFonts w:ascii="Times New Roman" w:hAnsi="Times New Roman" w:cs="Times New Roman"/>
        </w:rPr>
        <w:t>最后，再次感谢小组成员的共同努力和老师的辛勤指导，谢谢！</w:t>
      </w:r>
    </w:p>
    <w:p w14:paraId="20824BAE" w14:textId="77777777" w:rsidR="00BA4038" w:rsidRPr="001C4B54" w:rsidRDefault="00000000" w:rsidP="007B33C4">
      <w:pPr>
        <w:pStyle w:val="af1"/>
        <w:ind w:firstLine="210"/>
      </w:pPr>
      <w:r w:rsidRPr="001C4B54">
        <w:lastRenderedPageBreak/>
        <w:t>附录</w:t>
      </w:r>
    </w:p>
    <w:p w14:paraId="419E16B2" w14:textId="77777777" w:rsidR="00BA4038" w:rsidRDefault="00000000" w:rsidP="00570475">
      <w:pPr>
        <w:pStyle w:val="FirstParagraph"/>
        <w:rPr>
          <w:rStyle w:val="af"/>
          <w:i w:val="0"/>
        </w:rPr>
      </w:pPr>
      <w:r w:rsidRPr="001C4B54">
        <w:t>我的仓库链接：</w:t>
      </w:r>
      <w:hyperlink r:id="rId31">
        <w:r w:rsidRPr="001C4B54">
          <w:rPr>
            <w:rStyle w:val="af"/>
            <w:i w:val="0"/>
          </w:rPr>
          <w:t>https://github.com/Naasi-LF/poetry</w:t>
        </w:r>
      </w:hyperlink>
    </w:p>
    <w:p w14:paraId="7DC1FD6B" w14:textId="11856AF1" w:rsidR="009660BC" w:rsidRDefault="009660BC" w:rsidP="00570475">
      <w:pPr>
        <w:pStyle w:val="a0"/>
        <w:pPrChange w:id="50" w:author="office" w:date="2024-01-10T21:33:00Z">
          <w:pPr>
            <w:pStyle w:val="a0"/>
            <w:ind w:firstLine="420"/>
          </w:pPr>
        </w:pPrChange>
      </w:pPr>
      <w:r>
        <w:rPr>
          <w:rFonts w:hint="eastAsia"/>
        </w:rPr>
        <w:t>代码仅</w:t>
      </w:r>
      <w:proofErr w:type="gramStart"/>
      <w:r>
        <w:rPr>
          <w:rFonts w:hint="eastAsia"/>
        </w:rPr>
        <w:t>放主要</w:t>
      </w:r>
      <w:proofErr w:type="gramEnd"/>
      <w:r>
        <w:rPr>
          <w:rFonts w:hint="eastAsia"/>
        </w:rPr>
        <w:t>代码</w:t>
      </w:r>
      <w:ins w:id="51" w:author="office" w:date="2024-01-10T21:32:00Z">
        <w:r w:rsidR="00570475">
          <w:rPr>
            <w:rFonts w:hint="eastAsia"/>
          </w:rPr>
          <w:t>，具体见</w:t>
        </w:r>
        <w:r w:rsidR="00570475">
          <w:rPr>
            <w:rFonts w:hint="eastAsia"/>
          </w:rPr>
          <w:t>g</w:t>
        </w:r>
        <w:r w:rsidR="00570475">
          <w:t>it</w:t>
        </w:r>
      </w:ins>
      <w:ins w:id="52" w:author="office" w:date="2024-01-10T21:33:00Z">
        <w:r w:rsidR="00570475">
          <w:t>hub</w:t>
        </w:r>
        <w:r w:rsidR="00570475">
          <w:rPr>
            <w:rFonts w:hint="eastAsia"/>
          </w:rPr>
          <w:t>仓库</w:t>
        </w:r>
      </w:ins>
      <w:del w:id="53" w:author="office" w:date="2024-01-10T21:32:00Z">
        <w:r w:rsidDel="00570475">
          <w:rPr>
            <w:rFonts w:hint="eastAsia"/>
          </w:rPr>
          <w:delText>：</w:delText>
        </w:r>
      </w:del>
    </w:p>
    <w:p w14:paraId="51ED46B7" w14:textId="77777777" w:rsidR="00993750" w:rsidRDefault="00993750" w:rsidP="007B33C4">
      <w:pPr>
        <w:pStyle w:val="3"/>
        <w:ind w:firstLine="122"/>
      </w:pPr>
      <w:bookmarkStart w:id="54" w:name="rnnzipy"/>
      <w:r>
        <w:t>RNNzi.py</w:t>
      </w:r>
    </w:p>
    <w:p w14:paraId="16BEC794" w14:textId="77777777" w:rsidR="00993750" w:rsidRDefault="00993750" w:rsidP="007B33C4">
      <w:pPr>
        <w:pStyle w:val="SourceCode"/>
        <w:ind w:firstLine="128"/>
      </w:pPr>
      <w:r>
        <w:rPr>
          <w:rStyle w:val="ImportTok"/>
        </w:rPr>
        <w:t>import</w:t>
      </w:r>
      <w:r>
        <w:rPr>
          <w:rStyle w:val="NormalTok"/>
        </w:rPr>
        <w:t xml:space="preserve"> re </w:t>
      </w:r>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csv </w:t>
      </w:r>
      <w:r>
        <w:br/>
      </w:r>
      <w:r>
        <w:rPr>
          <w:rStyle w:val="ImportTok"/>
        </w:rPr>
        <w:t>import</w:t>
      </w:r>
      <w:r>
        <w:rPr>
          <w:rStyle w:val="NormalTok"/>
        </w:rPr>
        <w:t xml:space="preserve"> matplotlib.pyplot </w:t>
      </w:r>
      <w:r>
        <w:rPr>
          <w:rStyle w:val="ImportTok"/>
        </w:rPr>
        <w:t>as</w:t>
      </w:r>
      <w:r>
        <w:rPr>
          <w:rStyle w:val="NormalTok"/>
        </w:rPr>
        <w:t xml:space="preserve"> plt </w:t>
      </w:r>
      <w:r>
        <w:br/>
      </w:r>
      <w:r>
        <w:rPr>
          <w:rStyle w:val="ImportTok"/>
        </w:rPr>
        <w:t>import</w:t>
      </w:r>
      <w:r>
        <w:rPr>
          <w:rStyle w:val="NormalTok"/>
        </w:rPr>
        <w:t xml:space="preserve"> random </w:t>
      </w:r>
      <w:r>
        <w:br/>
      </w:r>
      <w:r>
        <w:rPr>
          <w:rStyle w:val="NormalTok"/>
        </w:rPr>
        <w:t xml:space="preserve">poems </w:t>
      </w:r>
      <w:r>
        <w:rPr>
          <w:rStyle w:val="OperatorTok"/>
        </w:rPr>
        <w:t>=</w:t>
      </w:r>
      <w:r>
        <w:rPr>
          <w:rStyle w:val="NormalTok"/>
        </w:rPr>
        <w:t xml:space="preserve"> [] </w:t>
      </w:r>
      <w:r>
        <w:br/>
      </w:r>
      <w:r>
        <w:rPr>
          <w:rStyle w:val="ControlFlowTok"/>
        </w:rPr>
        <w:t>with</w:t>
      </w:r>
      <w:r>
        <w:rPr>
          <w:rStyle w:val="NormalTok"/>
        </w:rPr>
        <w:t xml:space="preserve"> </w:t>
      </w:r>
      <w:r>
        <w:rPr>
          <w:rStyle w:val="BuiltInTok"/>
        </w:rPr>
        <w:t>open</w:t>
      </w:r>
      <w:r>
        <w:rPr>
          <w:rStyle w:val="NormalTok"/>
        </w:rPr>
        <w:t>(</w:t>
      </w:r>
      <w:r>
        <w:rPr>
          <w:rStyle w:val="StringTok"/>
        </w:rPr>
        <w:t>'data.csv'</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w:t>
      </w:r>
      <w:r>
        <w:rPr>
          <w:rStyle w:val="BuiltInTok"/>
        </w:rPr>
        <w:t>file</w:t>
      </w:r>
      <w:r>
        <w:rPr>
          <w:rStyle w:val="NormalTok"/>
        </w:rPr>
        <w:t xml:space="preserve">: </w:t>
      </w:r>
      <w:r>
        <w:br/>
      </w:r>
      <w:r>
        <w:rPr>
          <w:rStyle w:val="NormalTok"/>
        </w:rPr>
        <w:t xml:space="preserve">    csv_reader </w:t>
      </w:r>
      <w:r>
        <w:rPr>
          <w:rStyle w:val="OperatorTok"/>
        </w:rPr>
        <w:t>=</w:t>
      </w:r>
      <w:r>
        <w:rPr>
          <w:rStyle w:val="NormalTok"/>
        </w:rPr>
        <w:t xml:space="preserve"> csv.DictReader(</w:t>
      </w:r>
      <w:r>
        <w:rPr>
          <w:rStyle w:val="BuiltInTok"/>
        </w:rPr>
        <w:t>file</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csv_reader: </w:t>
      </w:r>
      <w:r>
        <w:br/>
      </w:r>
      <w:r>
        <w:rPr>
          <w:rStyle w:val="NormalTok"/>
        </w:rPr>
        <w:t xml:space="preserve">            poem_content </w:t>
      </w:r>
      <w:r>
        <w:rPr>
          <w:rStyle w:val="OperatorTok"/>
        </w:rPr>
        <w:t>=</w:t>
      </w:r>
      <w:r>
        <w:rPr>
          <w:rStyle w:val="NormalTok"/>
        </w:rPr>
        <w:t xml:space="preserve"> row[</w:t>
      </w:r>
      <w:r>
        <w:rPr>
          <w:rStyle w:val="StringTok"/>
        </w:rPr>
        <w:t>'content'</w:t>
      </w:r>
      <w:r>
        <w:rPr>
          <w:rStyle w:val="NormalTok"/>
        </w:rPr>
        <w:t xml:space="preserve">] </w:t>
      </w:r>
      <w:r>
        <w:br/>
      </w:r>
      <w:r>
        <w:rPr>
          <w:rStyle w:val="NormalTok"/>
        </w:rPr>
        <w:t xml:space="preserve">            poems.append(poem_content) </w:t>
      </w:r>
      <w:r>
        <w:br/>
      </w:r>
      <w:r>
        <w:rPr>
          <w:rStyle w:val="NormalTok"/>
        </w:rPr>
        <w:t xml:space="preserve"> </w:t>
      </w:r>
      <w:r>
        <w:br/>
      </w:r>
      <w:r>
        <w:rPr>
          <w:rStyle w:val="NormalTok"/>
        </w:rPr>
        <w:t xml:space="preserve">poems </w:t>
      </w:r>
      <w:r>
        <w:rPr>
          <w:rStyle w:val="OperatorTok"/>
        </w:rPr>
        <w:t>=</w:t>
      </w:r>
      <w:r>
        <w:rPr>
          <w:rStyle w:val="NormalTok"/>
        </w:rPr>
        <w:t xml:space="preserve"> [re.sub(</w:t>
      </w:r>
      <w:r>
        <w:rPr>
          <w:rStyle w:val="VerbatimStringTok"/>
        </w:rPr>
        <w:t>r'[^\w\s]'</w:t>
      </w:r>
      <w:r>
        <w:rPr>
          <w:rStyle w:val="NormalTok"/>
        </w:rPr>
        <w:t xml:space="preserve">, </w:t>
      </w:r>
      <w:r>
        <w:rPr>
          <w:rStyle w:val="StringTok"/>
        </w:rPr>
        <w:t>''</w:t>
      </w:r>
      <w:r>
        <w:rPr>
          <w:rStyle w:val="NormalTok"/>
        </w:rPr>
        <w:t xml:space="preserve">, 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poems </w:t>
      </w:r>
      <w:r>
        <w:rPr>
          <w:rStyle w:val="OperatorTok"/>
        </w:rPr>
        <w:t>=</w:t>
      </w:r>
      <w:r>
        <w:rPr>
          <w:rStyle w:val="NormalTok"/>
        </w:rPr>
        <w:t xml:space="preserve"> [re.sub(</w:t>
      </w:r>
      <w:r>
        <w:rPr>
          <w:rStyle w:val="VerbatimStringTok"/>
        </w:rPr>
        <w:t>r'[\s\n]'</w:t>
      </w:r>
      <w:r>
        <w:rPr>
          <w:rStyle w:val="NormalTok"/>
        </w:rPr>
        <w:t xml:space="preserve">, </w:t>
      </w:r>
      <w:r>
        <w:rPr>
          <w:rStyle w:val="StringTok"/>
        </w:rPr>
        <w:t>''</w:t>
      </w:r>
      <w:r>
        <w:rPr>
          <w:rStyle w:val="NormalTok"/>
        </w:rPr>
        <w:t xml:space="preserve">, 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 </w:t>
      </w:r>
      <w:r>
        <w:br/>
      </w:r>
      <w:r>
        <w:rPr>
          <w:rStyle w:val="CommentTok"/>
        </w:rPr>
        <w:t xml:space="preserve"># </w:t>
      </w:r>
      <w:r>
        <w:rPr>
          <w:rStyle w:val="CommentTok"/>
        </w:rPr>
        <w:t>去重</w:t>
      </w:r>
      <w:r>
        <w:rPr>
          <w:rStyle w:val="CommentTok"/>
        </w:rPr>
        <w:t xml:space="preserve"> </w:t>
      </w:r>
      <w:r>
        <w:br/>
      </w:r>
      <w:r>
        <w:rPr>
          <w:rStyle w:val="NormalTok"/>
        </w:rPr>
        <w:t xml:space="preserve">vocab </w:t>
      </w:r>
      <w:r>
        <w:rPr>
          <w:rStyle w:val="OperatorTok"/>
        </w:rPr>
        <w:t>=</w:t>
      </w:r>
      <w:r>
        <w:rPr>
          <w:rStyle w:val="NormalTok"/>
        </w:rPr>
        <w:t xml:space="preserve"> </w:t>
      </w:r>
      <w:r>
        <w:rPr>
          <w:rStyle w:val="BuiltInTok"/>
        </w:rPr>
        <w:t>set</w:t>
      </w:r>
      <w:r>
        <w:rPr>
          <w:rStyle w:val="NormalTok"/>
        </w:rPr>
        <w:t>(</w:t>
      </w:r>
      <w:r>
        <w:rPr>
          <w:rStyle w:val="StringTok"/>
        </w:rPr>
        <w:t>""</w:t>
      </w:r>
      <w:r>
        <w:rPr>
          <w:rStyle w:val="NormalTok"/>
        </w:rPr>
        <w:t xml:space="preserve">.join(poems)) </w:t>
      </w:r>
      <w:r>
        <w:br/>
      </w:r>
      <w:r>
        <w:rPr>
          <w:rStyle w:val="NormalTok"/>
        </w:rPr>
        <w:t xml:space="preserve"> </w:t>
      </w:r>
      <w:r>
        <w:br/>
      </w:r>
      <w:r>
        <w:rPr>
          <w:rStyle w:val="CommentTok"/>
        </w:rPr>
        <w:t xml:space="preserve"># </w:t>
      </w:r>
      <w:r>
        <w:rPr>
          <w:rStyle w:val="CommentTok"/>
        </w:rPr>
        <w:t>长度就是模型接受的大小</w:t>
      </w:r>
      <w:r>
        <w:rPr>
          <w:rStyle w:val="CommentTok"/>
        </w:rPr>
        <w:t xml:space="preserve"> </w:t>
      </w:r>
      <w:r>
        <w:br/>
      </w:r>
      <w:r>
        <w:rPr>
          <w:rStyle w:val="NormalTok"/>
        </w:rPr>
        <w:t xml:space="preserve">vocab_size </w:t>
      </w:r>
      <w:r>
        <w:rPr>
          <w:rStyle w:val="OperatorTok"/>
        </w:rPr>
        <w:t>=</w:t>
      </w:r>
      <w:r>
        <w:rPr>
          <w:rStyle w:val="NormalTok"/>
        </w:rPr>
        <w:t xml:space="preserve"> </w:t>
      </w:r>
      <w:r>
        <w:rPr>
          <w:rStyle w:val="BuiltInTok"/>
        </w:rPr>
        <w:t>len</w:t>
      </w:r>
      <w:r>
        <w:rPr>
          <w:rStyle w:val="NormalTok"/>
        </w:rPr>
        <w:t xml:space="preserve">(vocab) </w:t>
      </w:r>
      <w:r>
        <w:br/>
      </w:r>
      <w:r>
        <w:rPr>
          <w:rStyle w:val="CommentTok"/>
        </w:rPr>
        <w:t xml:space="preserve"># </w:t>
      </w:r>
      <w:r>
        <w:rPr>
          <w:rStyle w:val="CommentTok"/>
        </w:rPr>
        <w:t>加密解密</w:t>
      </w:r>
      <w:r>
        <w:rPr>
          <w:rStyle w:val="CommentTok"/>
        </w:rPr>
        <w:t xml:space="preserve"> </w:t>
      </w:r>
      <w:r>
        <w:br/>
      </w:r>
      <w:r>
        <w:rPr>
          <w:rStyle w:val="NormalTok"/>
        </w:rPr>
        <w:t xml:space="preserve">char_to_index </w:t>
      </w:r>
      <w:r>
        <w:rPr>
          <w:rStyle w:val="OperatorTok"/>
        </w:rPr>
        <w:t>=</w:t>
      </w:r>
      <w:r>
        <w:rPr>
          <w:rStyle w:val="NormalTok"/>
        </w:rPr>
        <w:t xml:space="preserve"> {char: i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index_to_char </w:t>
      </w:r>
      <w:r>
        <w:rPr>
          <w:rStyle w:val="OperatorTok"/>
        </w:rPr>
        <w:t>=</w:t>
      </w:r>
      <w:r>
        <w:rPr>
          <w:rStyle w:val="NormalTok"/>
        </w:rPr>
        <w:t xml:space="preserve"> {i: char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 </w:t>
      </w:r>
      <w:r>
        <w:br/>
      </w:r>
      <w:r>
        <w:rPr>
          <w:rStyle w:val="CommentTok"/>
        </w:rPr>
        <w:t xml:space="preserve"># </w:t>
      </w:r>
      <w:r>
        <w:rPr>
          <w:rStyle w:val="CommentTok"/>
        </w:rPr>
        <w:t>模型参数初始化</w:t>
      </w:r>
      <w:r>
        <w:rPr>
          <w:rStyle w:val="CommentTok"/>
        </w:rPr>
        <w:t xml:space="preserve"> </w:t>
      </w:r>
      <w:r>
        <w:br/>
      </w:r>
      <w:r>
        <w:rPr>
          <w:rStyle w:val="NormalTok"/>
        </w:rPr>
        <w:t xml:space="preserve">input_size </w:t>
      </w:r>
      <w:r>
        <w:rPr>
          <w:rStyle w:val="OperatorTok"/>
        </w:rPr>
        <w:t>=</w:t>
      </w:r>
      <w:r>
        <w:rPr>
          <w:rStyle w:val="NormalTok"/>
        </w:rPr>
        <w:t xml:space="preserve"> vocab_size </w:t>
      </w:r>
      <w:r>
        <w:br/>
      </w:r>
      <w:r>
        <w:rPr>
          <w:rStyle w:val="NormalTok"/>
        </w:rPr>
        <w:t xml:space="preserve">hidden_size </w:t>
      </w:r>
      <w:r>
        <w:rPr>
          <w:rStyle w:val="OperatorTok"/>
        </w:rPr>
        <w:t>=</w:t>
      </w:r>
      <w:r>
        <w:rPr>
          <w:rStyle w:val="NormalTok"/>
        </w:rPr>
        <w:t xml:space="preserve"> </w:t>
      </w:r>
      <w:r>
        <w:rPr>
          <w:rStyle w:val="DecValTok"/>
        </w:rPr>
        <w:t>5</w:t>
      </w:r>
      <w:r>
        <w:rPr>
          <w:rStyle w:val="NormalTok"/>
        </w:rPr>
        <w:t xml:space="preserve"> </w:t>
      </w:r>
      <w:r>
        <w:rPr>
          <w:rStyle w:val="CommentTok"/>
        </w:rPr>
        <w:t xml:space="preserve"># </w:t>
      </w:r>
      <w:r>
        <w:rPr>
          <w:rStyle w:val="CommentTok"/>
        </w:rPr>
        <w:t>可以调整这个值以优化模型</w:t>
      </w:r>
      <w:r>
        <w:rPr>
          <w:rStyle w:val="CommentTok"/>
        </w:rPr>
        <w:t xml:space="preserve"> </w:t>
      </w:r>
      <w:r>
        <w:br/>
      </w:r>
      <w:r>
        <w:rPr>
          <w:rStyle w:val="NormalTok"/>
        </w:rPr>
        <w:t xml:space="preserve">output_size </w:t>
      </w:r>
      <w:r>
        <w:rPr>
          <w:rStyle w:val="OperatorTok"/>
        </w:rPr>
        <w:t>=</w:t>
      </w:r>
      <w:r>
        <w:rPr>
          <w:rStyle w:val="NormalTok"/>
        </w:rPr>
        <w:t xml:space="preserve"> vocab_size </w:t>
      </w:r>
      <w:r>
        <w:br/>
      </w:r>
      <w:r>
        <w:rPr>
          <w:rStyle w:val="NormalTok"/>
        </w:rPr>
        <w:t xml:space="preserve">rate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 </w:t>
      </w:r>
      <w:r>
        <w:br/>
      </w:r>
      <w:r>
        <w:rPr>
          <w:rStyle w:val="NormalTok"/>
        </w:rPr>
        <w:t xml:space="preserve">Wxh </w:t>
      </w:r>
      <w:r>
        <w:rPr>
          <w:rStyle w:val="OperatorTok"/>
        </w:rPr>
        <w:t>=</w:t>
      </w:r>
      <w:r>
        <w:rPr>
          <w:rStyle w:val="NormalTok"/>
        </w:rPr>
        <w:t xml:space="preserve"> np.random.randn(hidden_size, input_size)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Whh </w:t>
      </w:r>
      <w:r>
        <w:rPr>
          <w:rStyle w:val="OperatorTok"/>
        </w:rPr>
        <w:t>=</w:t>
      </w:r>
      <w:r>
        <w:rPr>
          <w:rStyle w:val="NormalTok"/>
        </w:rPr>
        <w:t xml:space="preserve"> np.random.randn(hidden_size,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Why </w:t>
      </w:r>
      <w:r>
        <w:rPr>
          <w:rStyle w:val="OperatorTok"/>
        </w:rPr>
        <w:t>=</w:t>
      </w:r>
      <w:r>
        <w:rPr>
          <w:rStyle w:val="NormalTok"/>
        </w:rPr>
        <w:t xml:space="preserve"> np.random.randn(output_size,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bh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by </w:t>
      </w:r>
      <w:r>
        <w:rPr>
          <w:rStyle w:val="OperatorTok"/>
        </w:rPr>
        <w:t>=</w:t>
      </w:r>
      <w:r>
        <w:rPr>
          <w:rStyle w:val="NormalTok"/>
        </w:rPr>
        <w:t xml:space="preserve"> np.zeros((output_size, </w:t>
      </w:r>
      <w:r>
        <w:rPr>
          <w:rStyle w:val="DecValTok"/>
        </w:rPr>
        <w:t>1</w:t>
      </w:r>
      <w:r>
        <w:rPr>
          <w:rStyle w:val="NormalTok"/>
        </w:rPr>
        <w:t xml:space="preserve">)) </w:t>
      </w:r>
      <w:r>
        <w:br/>
      </w:r>
      <w:r>
        <w:rPr>
          <w:rStyle w:val="NormalTok"/>
        </w:rPr>
        <w:t xml:space="preserve"> </w:t>
      </w:r>
      <w:r>
        <w:br/>
      </w:r>
      <w:r>
        <w:rPr>
          <w:rStyle w:val="CommentTok"/>
        </w:rPr>
        <w:lastRenderedPageBreak/>
        <w:t xml:space="preserve"># </w:t>
      </w:r>
      <w:r>
        <w:rPr>
          <w:rStyle w:val="CommentTok"/>
        </w:rPr>
        <w:t>前向和后向传播</w:t>
      </w:r>
      <w:r>
        <w:rPr>
          <w:rStyle w:val="CommentTok"/>
        </w:rPr>
        <w:t xml:space="preserve"> </w:t>
      </w:r>
      <w:r>
        <w:br/>
      </w:r>
      <w:r>
        <w:rPr>
          <w:rStyle w:val="KeywordTok"/>
        </w:rPr>
        <w:t>def</w:t>
      </w:r>
      <w:r>
        <w:rPr>
          <w:rStyle w:val="NormalTok"/>
        </w:rPr>
        <w:t xml:space="preserve"> forward_backward(inputs, targets, hprev): </w:t>
      </w:r>
      <w:r>
        <w:br/>
      </w:r>
      <w:r>
        <w:rPr>
          <w:rStyle w:val="NormalTok"/>
        </w:rPr>
        <w:t xml:space="preserve">    xs, hs, ys, ps </w:t>
      </w:r>
      <w:r>
        <w:rPr>
          <w:rStyle w:val="OperatorTok"/>
        </w:rPr>
        <w:t>=</w:t>
      </w:r>
      <w:r>
        <w:rPr>
          <w:rStyle w:val="NormalTok"/>
        </w:rPr>
        <w:t xml:space="preserve"> {}, {}, {}, {} </w:t>
      </w:r>
      <w:r>
        <w:br/>
      </w:r>
      <w:r>
        <w:rPr>
          <w:rStyle w:val="NormalTok"/>
        </w:rPr>
        <w:t xml:space="preserve">    </w:t>
      </w:r>
      <w:r>
        <w:rPr>
          <w:rStyle w:val="CommentTok"/>
        </w:rPr>
        <w:t># RNN</w:t>
      </w:r>
      <w:r>
        <w:rPr>
          <w:rStyle w:val="CommentTok"/>
        </w:rPr>
        <w:t>通过上一次的</w:t>
      </w:r>
      <w:r>
        <w:rPr>
          <w:rStyle w:val="CommentTok"/>
        </w:rPr>
        <w:t>h</w:t>
      </w:r>
      <w:r>
        <w:rPr>
          <w:rStyle w:val="CommentTok"/>
        </w:rPr>
        <w:t>与</w:t>
      </w:r>
      <w:r>
        <w:rPr>
          <w:rStyle w:val="CommentTok"/>
        </w:rPr>
        <w:t>x</w:t>
      </w:r>
      <w:r>
        <w:rPr>
          <w:rStyle w:val="CommentTok"/>
        </w:rPr>
        <w:t>共同作用</w:t>
      </w:r>
      <w:r>
        <w:rPr>
          <w:rStyle w:val="CommentTok"/>
        </w:rPr>
        <w:t xml:space="preserve"> </w:t>
      </w:r>
      <w:r>
        <w:br/>
      </w:r>
      <w:r>
        <w:rPr>
          <w:rStyle w:val="NormalTok"/>
        </w:rPr>
        <w:t xml:space="preserve">    hs[</w:t>
      </w:r>
      <w:r>
        <w:rPr>
          <w:rStyle w:val="OperatorTok"/>
        </w:rPr>
        <w:t>-</w:t>
      </w:r>
      <w:r>
        <w:rPr>
          <w:rStyle w:val="DecValTok"/>
        </w:rPr>
        <w:t>1</w:t>
      </w:r>
      <w:r>
        <w:rPr>
          <w:rStyle w:val="NormalTok"/>
        </w:rPr>
        <w:t xml:space="preserve">] </w:t>
      </w:r>
      <w:r>
        <w:rPr>
          <w:rStyle w:val="OperatorTok"/>
        </w:rPr>
        <w:t>=</w:t>
      </w:r>
      <w:r>
        <w:rPr>
          <w:rStyle w:val="NormalTok"/>
        </w:rPr>
        <w:t xml:space="preserve"> np.copy(hprev) </w:t>
      </w:r>
      <w:r>
        <w:br/>
      </w:r>
      <w:r>
        <w:rPr>
          <w:rStyle w:val="NormalTok"/>
        </w:rPr>
        <w:t xml:space="preserve">    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(inputs)): </w:t>
      </w:r>
      <w:r>
        <w:br/>
      </w:r>
      <w:r>
        <w:rPr>
          <w:rStyle w:val="NormalTok"/>
        </w:rPr>
        <w:t xml:space="preserve">        xs[t]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xs[t][inputs[t]]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hs[t] </w:t>
      </w:r>
      <w:r>
        <w:rPr>
          <w:rStyle w:val="OperatorTok"/>
        </w:rPr>
        <w:t>=</w:t>
      </w:r>
      <w:r>
        <w:rPr>
          <w:rStyle w:val="NormalTok"/>
        </w:rPr>
        <w:t xml:space="preserve"> np.tanh(np.dot(Wxh, xs[t]) </w:t>
      </w:r>
      <w:r>
        <w:rPr>
          <w:rStyle w:val="OperatorTok"/>
        </w:rPr>
        <w:t>+</w:t>
      </w:r>
      <w:r>
        <w:rPr>
          <w:rStyle w:val="NormalTok"/>
        </w:rPr>
        <w:t xml:space="preserve"> np.dot(Whh, hs[t</w:t>
      </w:r>
      <w:r>
        <w:rPr>
          <w:rStyle w:val="OperatorTok"/>
        </w:rPr>
        <w:t>-</w:t>
      </w:r>
      <w:r>
        <w:rPr>
          <w:rStyle w:val="DecValTok"/>
        </w:rPr>
        <w:t>1</w:t>
      </w:r>
      <w:r>
        <w:rPr>
          <w:rStyle w:val="NormalTok"/>
        </w:rPr>
        <w:t xml:space="preserve">]) </w:t>
      </w:r>
      <w:r>
        <w:rPr>
          <w:rStyle w:val="OperatorTok"/>
        </w:rPr>
        <w:t>+</w:t>
      </w:r>
      <w:r>
        <w:rPr>
          <w:rStyle w:val="NormalTok"/>
        </w:rPr>
        <w:t xml:space="preserve"> bh) </w:t>
      </w:r>
      <w:r>
        <w:br/>
      </w:r>
      <w:r>
        <w:rPr>
          <w:rStyle w:val="NormalTok"/>
        </w:rPr>
        <w:t xml:space="preserve">        ys[t] </w:t>
      </w:r>
      <w:r>
        <w:rPr>
          <w:rStyle w:val="OperatorTok"/>
        </w:rPr>
        <w:t>=</w:t>
      </w:r>
      <w:r>
        <w:rPr>
          <w:rStyle w:val="NormalTok"/>
        </w:rPr>
        <w:t xml:space="preserve"> np.dot(Why, hs[t]) </w:t>
      </w:r>
      <w:r>
        <w:rPr>
          <w:rStyle w:val="OperatorTok"/>
        </w:rPr>
        <w:t>+</w:t>
      </w:r>
      <w:r>
        <w:rPr>
          <w:rStyle w:val="NormalTok"/>
        </w:rPr>
        <w:t xml:space="preserve"> by </w:t>
      </w:r>
      <w:r>
        <w:br/>
      </w:r>
      <w:r>
        <w:rPr>
          <w:rStyle w:val="NormalTok"/>
        </w:rPr>
        <w:t xml:space="preserve">        ps[t] </w:t>
      </w:r>
      <w:r>
        <w:rPr>
          <w:rStyle w:val="OperatorTok"/>
        </w:rPr>
        <w:t>=</w:t>
      </w:r>
      <w:r>
        <w:rPr>
          <w:rStyle w:val="NormalTok"/>
        </w:rPr>
        <w:t xml:space="preserve"> np.exp(ys[t]) </w:t>
      </w:r>
      <w:r>
        <w:rPr>
          <w:rStyle w:val="OperatorTok"/>
        </w:rPr>
        <w:t>/</w:t>
      </w:r>
      <w:r>
        <w:rPr>
          <w:rStyle w:val="NormalTok"/>
        </w:rPr>
        <w:t xml:space="preserve"> np.</w:t>
      </w:r>
      <w:r>
        <w:rPr>
          <w:rStyle w:val="BuiltInTok"/>
        </w:rPr>
        <w:t>sum</w:t>
      </w:r>
      <w:r>
        <w:rPr>
          <w:rStyle w:val="NormalTok"/>
        </w:rPr>
        <w:t xml:space="preserve">(np.exp(ys[t])) </w:t>
      </w:r>
      <w:r>
        <w:br/>
      </w:r>
      <w:r>
        <w:rPr>
          <w:rStyle w:val="NormalTok"/>
        </w:rPr>
        <w:t xml:space="preserve">        loss </w:t>
      </w:r>
      <w:r>
        <w:rPr>
          <w:rStyle w:val="OperatorTok"/>
        </w:rPr>
        <w:t>+=</w:t>
      </w:r>
      <w:r>
        <w:rPr>
          <w:rStyle w:val="NormalTok"/>
        </w:rPr>
        <w:t xml:space="preserve"> </w:t>
      </w:r>
      <w:r>
        <w:rPr>
          <w:rStyle w:val="OperatorTok"/>
        </w:rPr>
        <w:t>-</w:t>
      </w:r>
      <w:r>
        <w:rPr>
          <w:rStyle w:val="NormalTok"/>
        </w:rPr>
        <w:t xml:space="preserve">np.log(ps[t][targets[t], </w:t>
      </w:r>
      <w:r>
        <w:rPr>
          <w:rStyle w:val="DecValTok"/>
        </w:rPr>
        <w:t>0</w:t>
      </w:r>
      <w:r>
        <w:rPr>
          <w:rStyle w:val="NormalTok"/>
        </w:rPr>
        <w:t xml:space="preserve">]) </w:t>
      </w:r>
      <w:r>
        <w:br/>
      </w:r>
      <w:r>
        <w:rPr>
          <w:rStyle w:val="NormalTok"/>
        </w:rPr>
        <w:t xml:space="preserve"> </w:t>
      </w:r>
      <w:r>
        <w:br/>
      </w:r>
      <w:r>
        <w:rPr>
          <w:rStyle w:val="NormalTok"/>
        </w:rPr>
        <w:t xml:space="preserve">    dWxh, dWhh, dWhy </w:t>
      </w:r>
      <w:r>
        <w:rPr>
          <w:rStyle w:val="OperatorTok"/>
        </w:rPr>
        <w:t>=</w:t>
      </w:r>
      <w:r>
        <w:rPr>
          <w:rStyle w:val="NormalTok"/>
        </w:rPr>
        <w:t xml:space="preserve"> np.zeros_like(Wxh), np.zeros_like(Whh), np.zeros_like(Why) </w:t>
      </w:r>
      <w:r>
        <w:br/>
      </w:r>
      <w:r>
        <w:rPr>
          <w:rStyle w:val="NormalTok"/>
        </w:rPr>
        <w:t xml:space="preserve">    dbh, dby </w:t>
      </w:r>
      <w:r>
        <w:rPr>
          <w:rStyle w:val="OperatorTok"/>
        </w:rPr>
        <w:t>=</w:t>
      </w:r>
      <w:r>
        <w:rPr>
          <w:rStyle w:val="NormalTok"/>
        </w:rPr>
        <w:t xml:space="preserve"> np.zeros_like(bh), np.zeros_like(by) </w:t>
      </w:r>
      <w:r>
        <w:br/>
      </w:r>
      <w:r>
        <w:rPr>
          <w:rStyle w:val="NormalTok"/>
        </w:rPr>
        <w:t xml:space="preserve">    dhnext </w:t>
      </w:r>
      <w:r>
        <w:rPr>
          <w:rStyle w:val="OperatorTok"/>
        </w:rPr>
        <w:t>=</w:t>
      </w:r>
      <w:r>
        <w:rPr>
          <w:rStyle w:val="NormalTok"/>
        </w:rPr>
        <w:t xml:space="preserve"> np.zeros_like(hs[</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reversed</w:t>
      </w:r>
      <w:r>
        <w:rPr>
          <w:rStyle w:val="NormalTok"/>
        </w:rPr>
        <w:t>(</w:t>
      </w:r>
      <w:r>
        <w:rPr>
          <w:rStyle w:val="BuiltInTok"/>
        </w:rPr>
        <w:t>range</w:t>
      </w:r>
      <w:r>
        <w:rPr>
          <w:rStyle w:val="NormalTok"/>
        </w:rPr>
        <w:t>(</w:t>
      </w:r>
      <w:r>
        <w:rPr>
          <w:rStyle w:val="BuiltInTok"/>
        </w:rPr>
        <w:t>len</w:t>
      </w:r>
      <w:r>
        <w:rPr>
          <w:rStyle w:val="NormalTok"/>
        </w:rPr>
        <w:t xml:space="preserve">(inputs))): </w:t>
      </w:r>
      <w:r>
        <w:br/>
      </w:r>
      <w:r>
        <w:rPr>
          <w:rStyle w:val="NormalTok"/>
        </w:rPr>
        <w:t xml:space="preserve">        dy </w:t>
      </w:r>
      <w:r>
        <w:rPr>
          <w:rStyle w:val="OperatorTok"/>
        </w:rPr>
        <w:t>=</w:t>
      </w:r>
      <w:r>
        <w:rPr>
          <w:rStyle w:val="NormalTok"/>
        </w:rPr>
        <w:t xml:space="preserve"> np.copy(ps[t]) </w:t>
      </w:r>
      <w:r>
        <w:br/>
      </w:r>
      <w:r>
        <w:rPr>
          <w:rStyle w:val="NormalTok"/>
        </w:rPr>
        <w:t xml:space="preserve">        dy[targets[t]]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dWhy </w:t>
      </w:r>
      <w:r>
        <w:rPr>
          <w:rStyle w:val="OperatorTok"/>
        </w:rPr>
        <w:t>+=</w:t>
      </w:r>
      <w:r>
        <w:rPr>
          <w:rStyle w:val="NormalTok"/>
        </w:rPr>
        <w:t xml:space="preserve"> np.dot(dy, hs[t].T) </w:t>
      </w:r>
      <w:r>
        <w:br/>
      </w:r>
      <w:r>
        <w:rPr>
          <w:rStyle w:val="NormalTok"/>
        </w:rPr>
        <w:t xml:space="preserve">        dby </w:t>
      </w:r>
      <w:r>
        <w:rPr>
          <w:rStyle w:val="OperatorTok"/>
        </w:rPr>
        <w:t>+=</w:t>
      </w:r>
      <w:r>
        <w:rPr>
          <w:rStyle w:val="NormalTok"/>
        </w:rPr>
        <w:t xml:space="preserve"> dy </w:t>
      </w:r>
      <w:r>
        <w:br/>
      </w:r>
      <w:r>
        <w:rPr>
          <w:rStyle w:val="NormalTok"/>
        </w:rPr>
        <w:t xml:space="preserve">        dh </w:t>
      </w:r>
      <w:r>
        <w:rPr>
          <w:rStyle w:val="OperatorTok"/>
        </w:rPr>
        <w:t>=</w:t>
      </w:r>
      <w:r>
        <w:rPr>
          <w:rStyle w:val="NormalTok"/>
        </w:rPr>
        <w:t xml:space="preserve"> np.dot(Why.T, dy) </w:t>
      </w:r>
      <w:r>
        <w:rPr>
          <w:rStyle w:val="OperatorTok"/>
        </w:rPr>
        <w:t>+</w:t>
      </w:r>
      <w:r>
        <w:rPr>
          <w:rStyle w:val="NormalTok"/>
        </w:rPr>
        <w:t xml:space="preserve"> dhnext </w:t>
      </w:r>
      <w:r>
        <w:br/>
      </w:r>
      <w:r>
        <w:rPr>
          <w:rStyle w:val="NormalTok"/>
        </w:rPr>
        <w:t xml:space="preserve">        dhraw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hs[t] </w:t>
      </w:r>
      <w:r>
        <w:rPr>
          <w:rStyle w:val="OperatorTok"/>
        </w:rPr>
        <w:t>*</w:t>
      </w:r>
      <w:r>
        <w:rPr>
          <w:rStyle w:val="NormalTok"/>
        </w:rPr>
        <w:t xml:space="preserve"> hs[t]) </w:t>
      </w:r>
      <w:r>
        <w:rPr>
          <w:rStyle w:val="OperatorTok"/>
        </w:rPr>
        <w:t>*</w:t>
      </w:r>
      <w:r>
        <w:rPr>
          <w:rStyle w:val="NormalTok"/>
        </w:rPr>
        <w:t xml:space="preserve"> dh </w:t>
      </w:r>
      <w:r>
        <w:br/>
      </w:r>
      <w:r>
        <w:rPr>
          <w:rStyle w:val="NormalTok"/>
        </w:rPr>
        <w:t xml:space="preserve">        dbh </w:t>
      </w:r>
      <w:r>
        <w:rPr>
          <w:rStyle w:val="OperatorTok"/>
        </w:rPr>
        <w:t>+=</w:t>
      </w:r>
      <w:r>
        <w:rPr>
          <w:rStyle w:val="NormalTok"/>
        </w:rPr>
        <w:t xml:space="preserve"> dhraw </w:t>
      </w:r>
      <w:r>
        <w:br/>
      </w:r>
      <w:r>
        <w:rPr>
          <w:rStyle w:val="NormalTok"/>
        </w:rPr>
        <w:t xml:space="preserve">        dWxh </w:t>
      </w:r>
      <w:r>
        <w:rPr>
          <w:rStyle w:val="OperatorTok"/>
        </w:rPr>
        <w:t>+=</w:t>
      </w:r>
      <w:r>
        <w:rPr>
          <w:rStyle w:val="NormalTok"/>
        </w:rPr>
        <w:t xml:space="preserve"> np.dot(dhraw, xs[t].T) </w:t>
      </w:r>
      <w:r>
        <w:br/>
      </w:r>
      <w:r>
        <w:rPr>
          <w:rStyle w:val="NormalTok"/>
        </w:rPr>
        <w:t xml:space="preserve">        dWhh </w:t>
      </w:r>
      <w:r>
        <w:rPr>
          <w:rStyle w:val="OperatorTok"/>
        </w:rPr>
        <w:t>+=</w:t>
      </w:r>
      <w:r>
        <w:rPr>
          <w:rStyle w:val="NormalTok"/>
        </w:rPr>
        <w:t xml:space="preserve"> np.dot(dhraw, hs[t</w:t>
      </w:r>
      <w:r>
        <w:rPr>
          <w:rStyle w:val="OperatorTok"/>
        </w:rPr>
        <w:t>-</w:t>
      </w:r>
      <w:r>
        <w:rPr>
          <w:rStyle w:val="DecValTok"/>
        </w:rPr>
        <w:t>1</w:t>
      </w:r>
      <w:r>
        <w:rPr>
          <w:rStyle w:val="NormalTok"/>
        </w:rPr>
        <w:t xml:space="preserve">].T) </w:t>
      </w:r>
      <w:r>
        <w:br/>
      </w:r>
      <w:r>
        <w:rPr>
          <w:rStyle w:val="NormalTok"/>
        </w:rPr>
        <w:t xml:space="preserve">        dhnext </w:t>
      </w:r>
      <w:r>
        <w:rPr>
          <w:rStyle w:val="OperatorTok"/>
        </w:rPr>
        <w:t>=</w:t>
      </w:r>
      <w:r>
        <w:rPr>
          <w:rStyle w:val="NormalTok"/>
        </w:rPr>
        <w:t xml:space="preserve"> np.dot(Whh.T, dhraw) </w:t>
      </w:r>
      <w:r>
        <w:br/>
      </w:r>
      <w:r>
        <w:rPr>
          <w:rStyle w:val="NormalTok"/>
        </w:rPr>
        <w:t xml:space="preserve"> </w:t>
      </w:r>
      <w:r>
        <w:br/>
      </w:r>
      <w:r>
        <w:rPr>
          <w:rStyle w:val="NormalTok"/>
        </w:rPr>
        <w:t xml:space="preserve">    </w:t>
      </w:r>
      <w:r>
        <w:rPr>
          <w:rStyle w:val="ControlFlowTok"/>
        </w:rPr>
        <w:t>return</w:t>
      </w:r>
      <w:r>
        <w:rPr>
          <w:rStyle w:val="NormalTok"/>
        </w:rPr>
        <w:t xml:space="preserve"> loss, dWxh, dWhh, dWhy, dbh, dby, hs[</w:t>
      </w:r>
      <w:r>
        <w:rPr>
          <w:rStyle w:val="BuiltInTok"/>
        </w:rPr>
        <w:t>len</w:t>
      </w:r>
      <w:r>
        <w:rPr>
          <w:rStyle w:val="NormalTok"/>
        </w:rPr>
        <w:t>(inputs)</w:t>
      </w:r>
      <w:r>
        <w:rPr>
          <w:rStyle w:val="OperatorTok"/>
        </w:rPr>
        <w:t>-</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每五个为一个序列</w:t>
      </w:r>
      <w:r>
        <w:rPr>
          <w:rStyle w:val="CommentTok"/>
        </w:rPr>
        <w:t xml:space="preserve"> </w:t>
      </w:r>
      <w:r>
        <w:br/>
      </w:r>
      <w:r>
        <w:rPr>
          <w:rStyle w:val="NormalTok"/>
        </w:rPr>
        <w:t xml:space="preserve">length </w:t>
      </w:r>
      <w:r>
        <w:rPr>
          <w:rStyle w:val="OperatorTok"/>
        </w:rPr>
        <w:t>=</w:t>
      </w:r>
      <w:r>
        <w:rPr>
          <w:rStyle w:val="NormalTok"/>
        </w:rPr>
        <w:t xml:space="preserve"> </w:t>
      </w:r>
      <w:r>
        <w:rPr>
          <w:rStyle w:val="DecValTok"/>
        </w:rPr>
        <w:t>5</w:t>
      </w:r>
      <w:r>
        <w:rPr>
          <w:rStyle w:val="NormalTok"/>
        </w:rPr>
        <w:t xml:space="preserve">  </w:t>
      </w:r>
      <w:r>
        <w:br/>
      </w:r>
      <w:r>
        <w:rPr>
          <w:rStyle w:val="CommentTok"/>
        </w:rPr>
        <w:t xml:space="preserve"># </w:t>
      </w:r>
      <w:r>
        <w:rPr>
          <w:rStyle w:val="CommentTok"/>
        </w:rPr>
        <w:t>训练参数</w:t>
      </w:r>
      <w:r>
        <w:rPr>
          <w:rStyle w:val="CommentTok"/>
        </w:rPr>
        <w:t xml:space="preserve"> </w:t>
      </w:r>
      <w:r>
        <w:br/>
      </w:r>
      <w:r>
        <w:rPr>
          <w:rStyle w:val="NormalTok"/>
        </w:rPr>
        <w:t xml:space="preserve">num </w:t>
      </w:r>
      <w:r>
        <w:rPr>
          <w:rStyle w:val="OperatorTok"/>
        </w:rPr>
        <w:t>=</w:t>
      </w:r>
      <w:r>
        <w:rPr>
          <w:rStyle w:val="NormalTok"/>
        </w:rPr>
        <w:t xml:space="preserve"> </w:t>
      </w:r>
      <w:r>
        <w:rPr>
          <w:rStyle w:val="DecValTok"/>
        </w:rPr>
        <w:t>500000</w:t>
      </w:r>
      <w:r>
        <w:rPr>
          <w:rStyle w:val="NormalTok"/>
        </w:rPr>
        <w:t xml:space="preserve">  </w:t>
      </w:r>
      <w:r>
        <w:rPr>
          <w:rStyle w:val="CommentTok"/>
        </w:rPr>
        <w:t xml:space="preserve"># </w:t>
      </w:r>
      <w:r>
        <w:rPr>
          <w:rStyle w:val="CommentTok"/>
        </w:rPr>
        <w:t>迭代次数</w:t>
      </w:r>
      <w:r>
        <w:rPr>
          <w:rStyle w:val="CommentTok"/>
        </w:rPr>
        <w:t xml:space="preserve"> </w:t>
      </w:r>
      <w:r>
        <w:br/>
      </w:r>
      <w:r>
        <w:rPr>
          <w:rStyle w:val="NormalTok"/>
        </w:rPr>
        <w:t xml:space="preserve">patience </w:t>
      </w:r>
      <w:r>
        <w:rPr>
          <w:rStyle w:val="OperatorTok"/>
        </w:rPr>
        <w:t>=</w:t>
      </w:r>
      <w:r>
        <w:rPr>
          <w:rStyle w:val="NormalTok"/>
        </w:rPr>
        <w:t xml:space="preserve"> </w:t>
      </w:r>
      <w:r>
        <w:rPr>
          <w:rStyle w:val="DecValTok"/>
        </w:rPr>
        <w:t>800</w:t>
      </w:r>
      <w:r>
        <w:rPr>
          <w:rStyle w:val="NormalTok"/>
        </w:rPr>
        <w:t xml:space="preserve">   </w:t>
      </w:r>
      <w:r>
        <w:rPr>
          <w:rStyle w:val="CommentTok"/>
        </w:rPr>
        <w:t xml:space="preserve"># </w:t>
      </w:r>
      <w:r>
        <w:rPr>
          <w:rStyle w:val="CommentTok"/>
        </w:rPr>
        <w:t>耐心值</w:t>
      </w:r>
      <w:r>
        <w:rPr>
          <w:rStyle w:val="CommentTok"/>
        </w:rPr>
        <w:t xml:space="preserve"> </w:t>
      </w:r>
      <w:r>
        <w:br/>
      </w:r>
      <w:r>
        <w:rPr>
          <w:rStyle w:val="NormalTok"/>
        </w:rPr>
        <w:t xml:space="preserve"> </w:t>
      </w:r>
      <w:r>
        <w:br/>
      </w:r>
      <w:r>
        <w:rPr>
          <w:rStyle w:val="KeywordTok"/>
        </w:rPr>
        <w:t>def</w:t>
      </w:r>
      <w:r>
        <w:rPr>
          <w:rStyle w:val="NormalTok"/>
        </w:rPr>
        <w:t xml:space="preserve"> train(data, num, patience</w:t>
      </w:r>
      <w:r>
        <w:rPr>
          <w:rStyle w:val="OperatorTok"/>
        </w:rPr>
        <w:t>=</w:t>
      </w:r>
      <w:r>
        <w:rPr>
          <w:rStyle w:val="DecValTok"/>
        </w:rPr>
        <w:t>500</w:t>
      </w:r>
      <w:r>
        <w:rPr>
          <w:rStyle w:val="NormalTok"/>
        </w:rPr>
        <w:t xml:space="preserve">): </w:t>
      </w:r>
      <w:r>
        <w:br/>
      </w:r>
      <w:r>
        <w:rPr>
          <w:rStyle w:val="NormalTok"/>
        </w:rPr>
        <w:t xml:space="preserve">    </w:t>
      </w:r>
      <w:r>
        <w:rPr>
          <w:rStyle w:val="KeywordTok"/>
        </w:rPr>
        <w:t>global</w:t>
      </w:r>
      <w:r>
        <w:rPr>
          <w:rStyle w:val="NormalTok"/>
        </w:rPr>
        <w:t xml:space="preserve"> Wxh, Whh, Why, bh, by  </w:t>
      </w:r>
      <w:r>
        <w:rPr>
          <w:rStyle w:val="CommentTok"/>
        </w:rPr>
        <w:t xml:space="preserve"># </w:t>
      </w:r>
      <w:r>
        <w:rPr>
          <w:rStyle w:val="CommentTok"/>
        </w:rPr>
        <w:t>全局</w:t>
      </w:r>
      <w:r>
        <w:rPr>
          <w:rStyle w:val="CommentTok"/>
        </w:rPr>
        <w:t xml:space="preserve"> </w:t>
      </w:r>
      <w:r>
        <w:br/>
      </w:r>
      <w:r>
        <w:rPr>
          <w:rStyle w:val="NormalTok"/>
        </w:rPr>
        <w:t xml:space="preserve"> </w:t>
      </w:r>
      <w:r>
        <w:br/>
      </w:r>
      <w:r>
        <w:rPr>
          <w:rStyle w:val="NormalTok"/>
        </w:rPr>
        <w:lastRenderedPageBreak/>
        <w:t xml:space="preserve">    lowest_loss </w:t>
      </w:r>
      <w:r>
        <w:rPr>
          <w:rStyle w:val="OperatorTok"/>
        </w:rPr>
        <w:t>=</w:t>
      </w:r>
      <w:r>
        <w:rPr>
          <w:rStyle w:val="NormalTok"/>
        </w:rPr>
        <w:t xml:space="preserve"> np.inf </w:t>
      </w:r>
      <w:r>
        <w:rPr>
          <w:rStyle w:val="CommentTok"/>
        </w:rPr>
        <w:t xml:space="preserve"># </w:t>
      </w:r>
      <w:proofErr w:type="gramStart"/>
      <w:r>
        <w:rPr>
          <w:rStyle w:val="CommentTok"/>
        </w:rPr>
        <w:t>迭代找最小</w:t>
      </w:r>
      <w:proofErr w:type="gramEnd"/>
      <w:r>
        <w:rPr>
          <w:rStyle w:val="CommentTok"/>
        </w:rPr>
        <w:t xml:space="preserve"> </w:t>
      </w:r>
      <w:r>
        <w:br/>
      </w:r>
      <w:r>
        <w:rPr>
          <w:rStyle w:val="NormalTok"/>
        </w:rPr>
        <w:t xml:space="preserve">    best </w:t>
      </w:r>
      <w:r>
        <w:rPr>
          <w:rStyle w:val="OperatorTok"/>
        </w:rPr>
        <w:t>=</w:t>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n, p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losses </w:t>
      </w:r>
      <w:r>
        <w:rPr>
          <w:rStyle w:val="OperatorTok"/>
        </w:rPr>
        <w:t>=</w:t>
      </w:r>
      <w:r>
        <w:rPr>
          <w:rStyle w:val="NormalTok"/>
        </w:rPr>
        <w:t xml:space="preserve"> [] </w:t>
      </w:r>
      <w:r>
        <w:rPr>
          <w:rStyle w:val="CommentTok"/>
        </w:rPr>
        <w:t xml:space="preserve"># </w:t>
      </w:r>
      <w:r>
        <w:rPr>
          <w:rStyle w:val="CommentTok"/>
        </w:rPr>
        <w:t>记录</w:t>
      </w:r>
      <w:r>
        <w:rPr>
          <w:rStyle w:val="CommentTok"/>
        </w:rPr>
        <w:t xml:space="preserve">loss </w:t>
      </w:r>
      <w:r>
        <w:br/>
      </w:r>
      <w:r>
        <w:rPr>
          <w:rStyle w:val="NormalTok"/>
        </w:rPr>
        <w:t xml:space="preserve">    lossess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(num): </w:t>
      </w:r>
      <w:r>
        <w:br/>
      </w:r>
      <w:r>
        <w:rPr>
          <w:rStyle w:val="NormalTok"/>
        </w:rPr>
        <w:t xml:space="preserve">        </w:t>
      </w:r>
      <w:r>
        <w:rPr>
          <w:rStyle w:val="ControlFlowTok"/>
        </w:rPr>
        <w:t>if</w:t>
      </w:r>
      <w:r>
        <w:rPr>
          <w:rStyle w:val="NormalTok"/>
        </w:rPr>
        <w:t xml:space="preserve"> p </w:t>
      </w:r>
      <w:r>
        <w:rPr>
          <w:rStyle w:val="OperatorTok"/>
        </w:rPr>
        <w:t>+</w:t>
      </w:r>
      <w:r>
        <w:rPr>
          <w:rStyle w:val="NormalTok"/>
        </w:rPr>
        <w:t xml:space="preserve"> length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r>
        <w:rPr>
          <w:rStyle w:val="BuiltInTok"/>
        </w:rPr>
        <w:t>len</w:t>
      </w:r>
      <w:r>
        <w:rPr>
          <w:rStyle w:val="NormalTok"/>
        </w:rPr>
        <w:t xml:space="preserve">(data) </w:t>
      </w:r>
      <w:r>
        <w:rPr>
          <w:rStyle w:val="KeywordTok"/>
        </w:rPr>
        <w:t>or</w:t>
      </w:r>
      <w:r>
        <w:rPr>
          <w:rStyle w:val="NormalTok"/>
        </w:rPr>
        <w:t xml:space="preserve"> n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p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inputs </w:t>
      </w:r>
      <w:r>
        <w:rPr>
          <w:rStyle w:val="OperatorTok"/>
        </w:rPr>
        <w:t>=</w:t>
      </w:r>
      <w:r>
        <w:rPr>
          <w:rStyle w:val="NormalTok"/>
        </w:rPr>
        <w:t xml:space="preserve"> [char_to_index[data[p]]] </w:t>
      </w:r>
      <w:r>
        <w:br/>
      </w:r>
      <w:r>
        <w:rPr>
          <w:rStyle w:val="NormalTok"/>
        </w:rPr>
        <w:t xml:space="preserve">        targets </w:t>
      </w:r>
      <w:r>
        <w:rPr>
          <w:rStyle w:val="OperatorTok"/>
        </w:rPr>
        <w:t>=</w:t>
      </w:r>
      <w:r>
        <w:rPr>
          <w:rStyle w:val="NormalTok"/>
        </w:rPr>
        <w:t xml:space="preserve"> [char_to_index[ch] </w:t>
      </w:r>
      <w:r>
        <w:rPr>
          <w:rStyle w:val="ControlFlowTok"/>
        </w:rPr>
        <w:t>for</w:t>
      </w:r>
      <w:r>
        <w:rPr>
          <w:rStyle w:val="NormalTok"/>
        </w:rPr>
        <w:t xml:space="preserve"> ch </w:t>
      </w:r>
      <w:r>
        <w:rPr>
          <w:rStyle w:val="KeywordTok"/>
        </w:rPr>
        <w:t>in</w:t>
      </w:r>
      <w:r>
        <w:rPr>
          <w:rStyle w:val="NormalTok"/>
        </w:rPr>
        <w:t xml:space="preserve"> data[p</w:t>
      </w:r>
      <w:r>
        <w:rPr>
          <w:rStyle w:val="OperatorTok"/>
        </w:rPr>
        <w:t>+</w:t>
      </w:r>
      <w:r>
        <w:rPr>
          <w:rStyle w:val="DecValTok"/>
        </w:rPr>
        <w:t>1</w:t>
      </w:r>
      <w:r>
        <w:rPr>
          <w:rStyle w:val="NormalTok"/>
        </w:rPr>
        <w:t>:p</w:t>
      </w:r>
      <w:r>
        <w:rPr>
          <w:rStyle w:val="OperatorTok"/>
        </w:rPr>
        <w:t>+</w:t>
      </w:r>
      <w:r>
        <w:rPr>
          <w:rStyle w:val="NormalTok"/>
        </w:rPr>
        <w:t>length</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loss, dWxh, dWhh, dWhy, dbh, dby, hprev </w:t>
      </w:r>
      <w:r>
        <w:rPr>
          <w:rStyle w:val="OperatorTok"/>
        </w:rPr>
        <w:t>=</w:t>
      </w:r>
      <w:r>
        <w:rPr>
          <w:rStyle w:val="NormalTok"/>
        </w:rPr>
        <w:t xml:space="preserve"> forward_backward(inputs, targets, hprev) </w:t>
      </w:r>
      <w:r>
        <w:br/>
      </w:r>
      <w:r>
        <w:rPr>
          <w:rStyle w:val="NormalTok"/>
        </w:rPr>
        <w:t xml:space="preserve"> </w:t>
      </w:r>
      <w:r>
        <w:br/>
      </w:r>
      <w:r>
        <w:rPr>
          <w:rStyle w:val="NormalTok"/>
        </w:rPr>
        <w:t xml:space="preserve">        </w:t>
      </w:r>
      <w:r>
        <w:rPr>
          <w:rStyle w:val="CommentTok"/>
        </w:rPr>
        <w:t xml:space="preserve"># </w:t>
      </w:r>
      <w:r>
        <w:rPr>
          <w:rStyle w:val="CommentTok"/>
        </w:rPr>
        <w:t>梯度下降</w:t>
      </w:r>
      <w:r>
        <w:rPr>
          <w:rStyle w:val="CommentTok"/>
        </w:rPr>
        <w:t xml:space="preserve"> </w:t>
      </w:r>
      <w:r>
        <w:br/>
      </w:r>
      <w:r>
        <w:rPr>
          <w:rStyle w:val="NormalTok"/>
        </w:rPr>
        <w:t xml:space="preserve">        </w:t>
      </w:r>
      <w:r>
        <w:rPr>
          <w:rStyle w:val="ControlFlowTok"/>
        </w:rPr>
        <w:t>for</w:t>
      </w:r>
      <w:r>
        <w:rPr>
          <w:rStyle w:val="NormalTok"/>
        </w:rPr>
        <w:t xml:space="preserve"> param, dparam </w:t>
      </w:r>
      <w:r>
        <w:rPr>
          <w:rStyle w:val="KeywordTok"/>
        </w:rPr>
        <w:t>in</w:t>
      </w:r>
      <w:r>
        <w:rPr>
          <w:rStyle w:val="NormalTok"/>
        </w:rPr>
        <w:t xml:space="preserve"> </w:t>
      </w:r>
      <w:r>
        <w:rPr>
          <w:rStyle w:val="BuiltInTok"/>
        </w:rPr>
        <w:t>zip</w:t>
      </w:r>
      <w:r>
        <w:rPr>
          <w:rStyle w:val="NormalTok"/>
        </w:rPr>
        <w:t xml:space="preserve">([Wxh, Whh, Why, bh, by], [dWxh, dWhh, dWhy, dbh, dby]): </w:t>
      </w:r>
      <w:r>
        <w:br/>
      </w:r>
      <w:r>
        <w:rPr>
          <w:rStyle w:val="NormalTok"/>
        </w:rPr>
        <w:t xml:space="preserve">            param </w:t>
      </w:r>
      <w:r>
        <w:rPr>
          <w:rStyle w:val="OperatorTok"/>
        </w:rPr>
        <w:t>+=</w:t>
      </w:r>
      <w:r>
        <w:rPr>
          <w:rStyle w:val="NormalTok"/>
        </w:rPr>
        <w:t xml:space="preserve"> </w:t>
      </w:r>
      <w:r>
        <w:rPr>
          <w:rStyle w:val="OperatorTok"/>
        </w:rPr>
        <w:t>-</w:t>
      </w:r>
      <w:r>
        <w:rPr>
          <w:rStyle w:val="NormalTok"/>
        </w:rPr>
        <w:t xml:space="preserve">rate </w:t>
      </w:r>
      <w:r>
        <w:rPr>
          <w:rStyle w:val="OperatorTok"/>
        </w:rPr>
        <w:t>*</w:t>
      </w:r>
      <w:r>
        <w:rPr>
          <w:rStyle w:val="NormalTok"/>
        </w:rPr>
        <w:t xml:space="preserve"> dparam </w:t>
      </w:r>
      <w:r>
        <w:br/>
      </w:r>
      <w:r>
        <w:rPr>
          <w:rStyle w:val="NormalTok"/>
        </w:rPr>
        <w:t xml:space="preserve"> </w:t>
      </w:r>
      <w:r>
        <w:br/>
      </w:r>
      <w:r>
        <w:rPr>
          <w:rStyle w:val="NormalTok"/>
        </w:rPr>
        <w:t xml:space="preserve">        p </w:t>
      </w:r>
      <w:r>
        <w:rPr>
          <w:rStyle w:val="OperatorTok"/>
        </w:rPr>
        <w:t>+=</w:t>
      </w:r>
      <w:r>
        <w:rPr>
          <w:rStyle w:val="NormalTok"/>
        </w:rPr>
        <w:t xml:space="preserve"> length   </w:t>
      </w:r>
      <w:r>
        <w:br/>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n</w:t>
      </w:r>
      <w:r>
        <w:rPr>
          <w:rStyle w:val="OperatorTok"/>
        </w:rPr>
        <w:t>%</w:t>
      </w:r>
      <w:r>
        <w:rPr>
          <w:rStyle w:val="DecValTok"/>
        </w:rPr>
        <w:t>10</w:t>
      </w:r>
      <w:r>
        <w:rPr>
          <w:rStyle w:val="NormalTok"/>
        </w:rPr>
        <w:t xml:space="preserve"> </w:t>
      </w:r>
      <w:r>
        <w:rPr>
          <w:rStyle w:val="OperatorTok"/>
        </w:rPr>
        <w:t>==</w:t>
      </w:r>
      <w:r>
        <w:rPr>
          <w:rStyle w:val="DecValTok"/>
        </w:rPr>
        <w:t>0</w:t>
      </w:r>
      <w:r>
        <w:rPr>
          <w:rStyle w:val="NormalTok"/>
        </w:rPr>
        <w:t xml:space="preserve">: </w:t>
      </w:r>
      <w:r>
        <w:br/>
      </w:r>
      <w:r>
        <w:rPr>
          <w:rStyle w:val="NormalTok"/>
        </w:rPr>
        <w:t xml:space="preserve">            lossess.append(loss) </w:t>
      </w:r>
      <w:r>
        <w:br/>
      </w:r>
      <w:r>
        <w:rPr>
          <w:rStyle w:val="NormalTok"/>
        </w:rPr>
        <w:t xml:space="preserve">        </w:t>
      </w:r>
      <w:r>
        <w:rPr>
          <w:rStyle w:val="ControlFlowTok"/>
        </w:rPr>
        <w:t>if</w:t>
      </w:r>
      <w:r>
        <w:rPr>
          <w:rStyle w:val="NormalTok"/>
        </w:rPr>
        <w:t xml:space="preserve"> n </w:t>
      </w:r>
      <w:r>
        <w:rPr>
          <w:rStyle w:val="OperatorTok"/>
        </w:rPr>
        <w:t>%</w:t>
      </w:r>
      <w:r>
        <w:rPr>
          <w:rStyle w:val="NormalTok"/>
        </w:rPr>
        <w:t xml:space="preserve"> </w:t>
      </w:r>
      <w:r>
        <w:rPr>
          <w:rStyle w:val="DecValTok"/>
        </w:rPr>
        <w:t>200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pecialStringTok"/>
        </w:rPr>
        <w:t xml:space="preserve">f"Epoch </w:t>
      </w:r>
      <w:r>
        <w:rPr>
          <w:rStyle w:val="SpecialCharTok"/>
        </w:rPr>
        <w:t>{</w:t>
      </w:r>
      <w:r>
        <w:rPr>
          <w:rStyle w:val="NormalTok"/>
        </w:rPr>
        <w:t>n</w:t>
      </w:r>
      <w:r>
        <w:rPr>
          <w:rStyle w:val="SpecialCharTok"/>
        </w:rPr>
        <w:t>}</w:t>
      </w:r>
      <w:r>
        <w:rPr>
          <w:rStyle w:val="SpecialStringTok"/>
        </w:rPr>
        <w:t xml:space="preserve">, Loss: </w:t>
      </w:r>
      <w:r>
        <w:rPr>
          <w:rStyle w:val="SpecialCharTok"/>
        </w:rPr>
        <w:t>{</w:t>
      </w:r>
      <w:r>
        <w:rPr>
          <w:rStyle w:val="NormalTok"/>
        </w:rPr>
        <w:t>loss</w:t>
      </w:r>
      <w:r>
        <w:rPr>
          <w:rStyle w:val="SpecialCharTok"/>
        </w:rPr>
        <w:t>}</w:t>
      </w:r>
      <w:r>
        <w:rPr>
          <w:rStyle w:val="SpecialStringTok"/>
        </w:rPr>
        <w:t>"</w:t>
      </w:r>
      <w:r>
        <w:rPr>
          <w:rStyle w:val="NormalTok"/>
        </w:rPr>
        <w:t xml:space="preserve">) </w:t>
      </w:r>
      <w:r>
        <w:br/>
      </w:r>
      <w:r>
        <w:rPr>
          <w:rStyle w:val="NormalTok"/>
        </w:rPr>
        <w:t xml:space="preserve">            losses.append(loss) </w:t>
      </w:r>
      <w:r>
        <w:br/>
      </w:r>
      <w:r>
        <w:rPr>
          <w:rStyle w:val="NormalTok"/>
        </w:rPr>
        <w:t xml:space="preserve">         </w:t>
      </w:r>
      <w:r>
        <w:br/>
      </w:r>
      <w:r>
        <w:rPr>
          <w:rStyle w:val="NormalTok"/>
        </w:rPr>
        <w:t xml:space="preserve">        </w:t>
      </w:r>
      <w:r>
        <w:rPr>
          <w:rStyle w:val="ControlFlowTok"/>
        </w:rPr>
        <w:t>if</w:t>
      </w:r>
      <w:r>
        <w:rPr>
          <w:rStyle w:val="NormalTok"/>
        </w:rPr>
        <w:t xml:space="preserve"> loss </w:t>
      </w:r>
      <w:r>
        <w:rPr>
          <w:rStyle w:val="OperatorTok"/>
        </w:rPr>
        <w:t>&lt;</w:t>
      </w:r>
      <w:r>
        <w:rPr>
          <w:rStyle w:val="NormalTok"/>
        </w:rPr>
        <w:t xml:space="preserve"> lowest_loss: </w:t>
      </w:r>
      <w:r>
        <w:br/>
      </w:r>
      <w:r>
        <w:rPr>
          <w:rStyle w:val="NormalTok"/>
        </w:rPr>
        <w:t xml:space="preserve">            lowest_loss </w:t>
      </w:r>
      <w:r>
        <w:rPr>
          <w:rStyle w:val="OperatorTok"/>
        </w:rPr>
        <w:t>=</w:t>
      </w:r>
      <w:r>
        <w:rPr>
          <w:rStyle w:val="NormalTok"/>
        </w:rPr>
        <w:t xml:space="preserve"> loss </w:t>
      </w:r>
      <w:r>
        <w:br/>
      </w:r>
      <w:r>
        <w:rPr>
          <w:rStyle w:val="NormalTok"/>
        </w:rPr>
        <w:t xml:space="preserve">            best </w:t>
      </w:r>
      <w:r>
        <w:rPr>
          <w:rStyle w:val="OperatorTok"/>
        </w:rPr>
        <w:t>=</w:t>
      </w:r>
      <w:r>
        <w:rPr>
          <w:rStyle w:val="NormalTok"/>
        </w:rPr>
        <w:t xml:space="preserve"> { </w:t>
      </w:r>
      <w:r>
        <w:br/>
      </w:r>
      <w:r>
        <w:rPr>
          <w:rStyle w:val="NormalTok"/>
        </w:rPr>
        <w:t xml:space="preserve">                </w:t>
      </w:r>
      <w:r>
        <w:rPr>
          <w:rStyle w:val="StringTok"/>
        </w:rPr>
        <w:t>'Wxh'</w:t>
      </w:r>
      <w:r>
        <w:rPr>
          <w:rStyle w:val="NormalTok"/>
        </w:rPr>
        <w:t xml:space="preserve">: Wxh.copy(),  </w:t>
      </w:r>
      <w:r>
        <w:br/>
      </w:r>
      <w:r>
        <w:rPr>
          <w:rStyle w:val="NormalTok"/>
        </w:rPr>
        <w:t xml:space="preserve">                </w:t>
      </w:r>
      <w:r>
        <w:rPr>
          <w:rStyle w:val="StringTok"/>
        </w:rPr>
        <w:t>'Whh'</w:t>
      </w:r>
      <w:r>
        <w:rPr>
          <w:rStyle w:val="NormalTok"/>
        </w:rPr>
        <w:t xml:space="preserve">: Whh.copy(),  </w:t>
      </w:r>
      <w:r>
        <w:br/>
      </w:r>
      <w:r>
        <w:rPr>
          <w:rStyle w:val="NormalTok"/>
        </w:rPr>
        <w:t xml:space="preserve">                </w:t>
      </w:r>
      <w:r>
        <w:rPr>
          <w:rStyle w:val="StringTok"/>
        </w:rPr>
        <w:t>'Why'</w:t>
      </w:r>
      <w:r>
        <w:rPr>
          <w:rStyle w:val="NormalTok"/>
        </w:rPr>
        <w:t xml:space="preserve">: Why.copy(),  </w:t>
      </w:r>
      <w:r>
        <w:br/>
      </w:r>
      <w:r>
        <w:rPr>
          <w:rStyle w:val="NormalTok"/>
        </w:rPr>
        <w:t xml:space="preserve">                </w:t>
      </w:r>
      <w:r>
        <w:rPr>
          <w:rStyle w:val="StringTok"/>
        </w:rPr>
        <w:t>'bh'</w:t>
      </w:r>
      <w:r>
        <w:rPr>
          <w:rStyle w:val="NormalTok"/>
        </w:rPr>
        <w:t xml:space="preserve">: bh.copy(),  </w:t>
      </w:r>
      <w:r>
        <w:br/>
      </w:r>
      <w:r>
        <w:rPr>
          <w:rStyle w:val="NormalTok"/>
        </w:rPr>
        <w:t xml:space="preserve">                </w:t>
      </w:r>
      <w:r>
        <w:rPr>
          <w:rStyle w:val="StringTok"/>
        </w:rPr>
        <w:t>'by'</w:t>
      </w:r>
      <w:r>
        <w:rPr>
          <w:rStyle w:val="NormalTok"/>
        </w:rPr>
        <w:t xml:space="preserve">: by.copy() </w:t>
      </w:r>
      <w:r>
        <w:br/>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counter </w:t>
      </w:r>
      <w:r>
        <w:rPr>
          <w:rStyle w:val="OperatorTok"/>
        </w:rPr>
        <w:t>+=</w:t>
      </w:r>
      <w:r>
        <w:rPr>
          <w:rStyle w:val="NormalTok"/>
        </w:rPr>
        <w:t xml:space="preserve"> </w:t>
      </w:r>
      <w:r>
        <w:rPr>
          <w:rStyle w:val="DecValTok"/>
        </w:rPr>
        <w:t>1</w:t>
      </w:r>
      <w:r>
        <w:rPr>
          <w:rStyle w:val="NormalTok"/>
        </w:rPr>
        <w:t xml:space="preserve"> </w:t>
      </w:r>
      <w:r>
        <w:br/>
      </w:r>
      <w:r>
        <w:rPr>
          <w:rStyle w:val="NormalTok"/>
        </w:rPr>
        <w:lastRenderedPageBreak/>
        <w:t xml:space="preserve"> </w:t>
      </w:r>
      <w:r>
        <w:br/>
      </w:r>
      <w:r>
        <w:rPr>
          <w:rStyle w:val="NormalTok"/>
        </w:rPr>
        <w:t xml:space="preserve">        </w:t>
      </w:r>
      <w:r>
        <w:rPr>
          <w:rStyle w:val="CommentTok"/>
        </w:rPr>
        <w:t xml:space="preserve"># if counter &gt; patience: </w:t>
      </w:r>
      <w:r>
        <w:br/>
      </w:r>
      <w:r>
        <w:rPr>
          <w:rStyle w:val="NormalTok"/>
        </w:rPr>
        <w:t xml:space="preserve">        </w:t>
      </w:r>
      <w:r>
        <w:rPr>
          <w:rStyle w:val="CommentTok"/>
        </w:rPr>
        <w:t xml:space="preserve">#     print(f"Early stopping at iteration {n}, Lowest loss: {lowest_loss}") </w:t>
      </w:r>
      <w:r>
        <w:br/>
      </w:r>
      <w:r>
        <w:rPr>
          <w:rStyle w:val="NormalTok"/>
        </w:rPr>
        <w:t xml:space="preserve">        </w:t>
      </w:r>
      <w:r>
        <w:rPr>
          <w:rStyle w:val="CommentTok"/>
        </w:rPr>
        <w:t xml:space="preserve">#     break </w:t>
      </w:r>
      <w:r>
        <w:br/>
      </w:r>
      <w:r>
        <w:rPr>
          <w:rStyle w:val="NormalTok"/>
        </w:rPr>
        <w:t xml:space="preserve"> </w:t>
      </w:r>
      <w:r>
        <w:br/>
      </w:r>
      <w:r>
        <w:rPr>
          <w:rStyle w:val="NormalTok"/>
        </w:rPr>
        <w:t xml:space="preserve">    Wxh, Whh, Why, bh, by </w:t>
      </w:r>
      <w:r>
        <w:rPr>
          <w:rStyle w:val="OperatorTok"/>
        </w:rPr>
        <w:t>=</w:t>
      </w:r>
      <w:r>
        <w:rPr>
          <w:rStyle w:val="NormalTok"/>
        </w:rPr>
        <w:t xml:space="preserve"> best.values() </w:t>
      </w:r>
      <w:r>
        <w:br/>
      </w:r>
      <w:r>
        <w:rPr>
          <w:rStyle w:val="NormalTok"/>
        </w:rPr>
        <w:t xml:space="preserve">    plt.plot(</w:t>
      </w:r>
      <w:r>
        <w:rPr>
          <w:rStyle w:val="BuiltInTok"/>
        </w:rPr>
        <w:t>range</w:t>
      </w:r>
      <w:r>
        <w:rPr>
          <w:rStyle w:val="NormalTok"/>
        </w:rPr>
        <w:t>(</w:t>
      </w:r>
      <w:r>
        <w:rPr>
          <w:rStyle w:val="BuiltInTok"/>
        </w:rPr>
        <w:t>len</w:t>
      </w:r>
      <w:r>
        <w:rPr>
          <w:rStyle w:val="NormalTok"/>
        </w:rPr>
        <w:t xml:space="preserve">(losses)),losses)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plt.scatter(</w:t>
      </w:r>
      <w:r>
        <w:rPr>
          <w:rStyle w:val="BuiltInTok"/>
        </w:rPr>
        <w:t>range</w:t>
      </w:r>
      <w:r>
        <w:rPr>
          <w:rStyle w:val="NormalTok"/>
        </w:rPr>
        <w:t>(</w:t>
      </w:r>
      <w:r>
        <w:rPr>
          <w:rStyle w:val="BuiltInTok"/>
        </w:rPr>
        <w:t>len</w:t>
      </w:r>
      <w:r>
        <w:rPr>
          <w:rStyle w:val="NormalTok"/>
        </w:rPr>
        <w:t>(lossess)), lossess, color</w:t>
      </w:r>
      <w:r>
        <w:rPr>
          <w:rStyle w:val="OperatorTok"/>
        </w:rPr>
        <w:t>=</w:t>
      </w:r>
      <w:r>
        <w:rPr>
          <w:rStyle w:val="StringTok"/>
        </w:rPr>
        <w:t>'red'</w:t>
      </w:r>
      <w:r>
        <w:rPr>
          <w:rStyle w:val="NormalTok"/>
        </w:rPr>
        <w:t>, marker</w:t>
      </w:r>
      <w:r>
        <w:rPr>
          <w:rStyle w:val="OperatorTok"/>
        </w:rPr>
        <w:t>=</w:t>
      </w:r>
      <w:r>
        <w:rPr>
          <w:rStyle w:val="StringTok"/>
        </w:rPr>
        <w:t>'o'</w:t>
      </w:r>
      <w:r>
        <w:rPr>
          <w:rStyle w:val="NormalTok"/>
        </w:rPr>
        <w:t xml:space="preserve">)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w:t>
      </w:r>
      <w:r>
        <w:rPr>
          <w:rStyle w:val="ControlFlowTok"/>
        </w:rPr>
        <w:t>return</w:t>
      </w:r>
      <w:r>
        <w:rPr>
          <w:rStyle w:val="NormalTok"/>
        </w:rPr>
        <w:t xml:space="preserve"> best, lowest_loss </w:t>
      </w:r>
      <w:r>
        <w:br/>
      </w:r>
      <w:r>
        <w:rPr>
          <w:rStyle w:val="NormalTok"/>
        </w:rPr>
        <w:t xml:space="preserve"> </w:t>
      </w:r>
      <w:r>
        <w:br/>
      </w:r>
      <w:r>
        <w:rPr>
          <w:rStyle w:val="NormalTok"/>
        </w:rPr>
        <w:t xml:space="preserve">data </w:t>
      </w:r>
      <w:r>
        <w:rPr>
          <w:rStyle w:val="OperatorTok"/>
        </w:rPr>
        <w:t>=</w:t>
      </w:r>
      <w:r>
        <w:rPr>
          <w:rStyle w:val="NormalTok"/>
        </w:rPr>
        <w:t xml:space="preserve"> </w:t>
      </w:r>
      <w:r>
        <w:rPr>
          <w:rStyle w:val="StringTok"/>
        </w:rPr>
        <w:t>''</w:t>
      </w:r>
      <w:r>
        <w:rPr>
          <w:rStyle w:val="NormalTok"/>
        </w:rPr>
        <w:t xml:space="preserve">.join(poems) </w:t>
      </w:r>
      <w:r>
        <w:br/>
      </w:r>
      <w:r>
        <w:rPr>
          <w:rStyle w:val="NormalTok"/>
        </w:rPr>
        <w:t xml:space="preserve">best_params, lowest_loss </w:t>
      </w:r>
      <w:r>
        <w:rPr>
          <w:rStyle w:val="OperatorTok"/>
        </w:rPr>
        <w:t>=</w:t>
      </w:r>
      <w:r>
        <w:rPr>
          <w:rStyle w:val="NormalTok"/>
        </w:rPr>
        <w:t xml:space="preserve"> train(data, num, patience) </w:t>
      </w:r>
      <w:r>
        <w:br/>
      </w:r>
      <w:r>
        <w:rPr>
          <w:rStyle w:val="NormalTok"/>
        </w:rPr>
        <w:t xml:space="preserve"> </w:t>
      </w:r>
      <w:r>
        <w:br/>
      </w:r>
      <w:r>
        <w:rPr>
          <w:rStyle w:val="BuiltInTok"/>
        </w:rPr>
        <w:t>print</w:t>
      </w:r>
      <w:r>
        <w:rPr>
          <w:rStyle w:val="NormalTok"/>
        </w:rPr>
        <w:t>(</w:t>
      </w:r>
      <w:r>
        <w:rPr>
          <w:rStyle w:val="SpecialStringTok"/>
        </w:rPr>
        <w:t xml:space="preserve">f"lowest loss: </w:t>
      </w:r>
      <w:r>
        <w:rPr>
          <w:rStyle w:val="SpecialCharTok"/>
        </w:rPr>
        <w:t>{</w:t>
      </w:r>
      <w:r>
        <w:rPr>
          <w:rStyle w:val="NormalTok"/>
        </w:rPr>
        <w:t>lowest_loss</w:t>
      </w:r>
      <w:r>
        <w:rPr>
          <w:rStyle w:val="SpecialCharTok"/>
        </w:rPr>
        <w:t>}</w:t>
      </w:r>
      <w:r>
        <w:rPr>
          <w:rStyle w:val="SpecialStringTok"/>
        </w:rPr>
        <w:t>"</w:t>
      </w:r>
      <w:r>
        <w:rPr>
          <w:rStyle w:val="NormalTok"/>
        </w:rPr>
        <w:t xml:space="preserve">) </w:t>
      </w:r>
      <w:r>
        <w:br/>
      </w:r>
      <w:r>
        <w:rPr>
          <w:rStyle w:val="NormalTok"/>
        </w:rPr>
        <w:t xml:space="preserve"> </w:t>
      </w:r>
      <w:r>
        <w:br/>
      </w:r>
      <w:r>
        <w:rPr>
          <w:rStyle w:val="KeywordTok"/>
        </w:rPr>
        <w:t>def</w:t>
      </w:r>
      <w:r>
        <w:rPr>
          <w:rStyle w:val="NormalTok"/>
        </w:rPr>
        <w:t xml:space="preserve"> generate_line(start_char, length</w:t>
      </w:r>
      <w:r>
        <w:rPr>
          <w:rStyle w:val="OperatorTok"/>
        </w:rPr>
        <w:t>=</w:t>
      </w:r>
      <w:r>
        <w:rPr>
          <w:rStyle w:val="DecValTok"/>
        </w:rPr>
        <w:t>5</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start_char </w:t>
      </w:r>
      <w:r>
        <w:rPr>
          <w:rStyle w:val="KeywordTok"/>
        </w:rPr>
        <w:t>not</w:t>
      </w:r>
      <w:r>
        <w:rPr>
          <w:rStyle w:val="NormalTok"/>
        </w:rPr>
        <w:t xml:space="preserve"> </w:t>
      </w:r>
      <w:r>
        <w:rPr>
          <w:rStyle w:val="KeywordTok"/>
        </w:rPr>
        <w:t>in</w:t>
      </w:r>
      <w:r>
        <w:rPr>
          <w:rStyle w:val="NormalTok"/>
        </w:rPr>
        <w:t xml:space="preserve"> char_to_index: </w:t>
      </w:r>
      <w:r>
        <w:br/>
      </w:r>
      <w:r>
        <w:rPr>
          <w:rStyle w:val="NormalTok"/>
        </w:rPr>
        <w:t xml:space="preserve">        random_char </w:t>
      </w:r>
      <w:r>
        <w:rPr>
          <w:rStyle w:val="OperatorTok"/>
        </w:rPr>
        <w:t>=</w:t>
      </w:r>
      <w:r>
        <w:rPr>
          <w:rStyle w:val="NormalTok"/>
        </w:rPr>
        <w:t xml:space="preserve"> np.random.choice(</w:t>
      </w:r>
      <w:r>
        <w:rPr>
          <w:rStyle w:val="BuiltInTok"/>
        </w:rPr>
        <w:t>list</w:t>
      </w:r>
      <w:r>
        <w:rPr>
          <w:rStyle w:val="NormalTok"/>
        </w:rPr>
        <w:t xml:space="preserve">(vocab)) </w:t>
      </w:r>
      <w:r>
        <w:br/>
      </w:r>
      <w:r>
        <w:rPr>
          <w:rStyle w:val="NormalTok"/>
        </w:rPr>
        <w:t xml:space="preserve">        start_index </w:t>
      </w:r>
      <w:r>
        <w:rPr>
          <w:rStyle w:val="OperatorTok"/>
        </w:rPr>
        <w:t>=</w:t>
      </w:r>
      <w:r>
        <w:rPr>
          <w:rStyle w:val="NormalTok"/>
        </w:rPr>
        <w:t xml:space="preserve"> char_to_index[random_char] </w:t>
      </w:r>
      <w:r>
        <w:br/>
      </w:r>
      <w:r>
        <w:rPr>
          <w:rStyle w:val="NormalTok"/>
        </w:rPr>
        <w:t xml:space="preserve">    </w:t>
      </w:r>
      <w:r>
        <w:rPr>
          <w:rStyle w:val="ControlFlowTok"/>
        </w:rPr>
        <w:t>else</w:t>
      </w:r>
      <w:r>
        <w:rPr>
          <w:rStyle w:val="NormalTok"/>
        </w:rPr>
        <w:t xml:space="preserve">: </w:t>
      </w:r>
      <w:r>
        <w:br/>
      </w:r>
      <w:r>
        <w:rPr>
          <w:rStyle w:val="NormalTok"/>
        </w:rPr>
        <w:t xml:space="preserve">        start_index </w:t>
      </w:r>
      <w:r>
        <w:rPr>
          <w:rStyle w:val="OperatorTok"/>
        </w:rPr>
        <w:t>=</w:t>
      </w:r>
      <w:r>
        <w:rPr>
          <w:rStyle w:val="NormalTok"/>
        </w:rPr>
        <w:t xml:space="preserve"> char_to_index[start_char] </w:t>
      </w:r>
      <w:r>
        <w:br/>
      </w:r>
      <w:r>
        <w:rPr>
          <w:rStyle w:val="NormalTok"/>
        </w:rPr>
        <w:t xml:space="preserve">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x[start_index]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indices </w:t>
      </w:r>
      <w:r>
        <w:rPr>
          <w:rStyle w:val="OperatorTok"/>
        </w:rPr>
        <w:t>=</w:t>
      </w:r>
      <w:r>
        <w:rPr>
          <w:rStyle w:val="NormalTok"/>
        </w:rPr>
        <w:t xml:space="preserve"> [start_index]   </w:t>
      </w:r>
      <w:r>
        <w:br/>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np.tanh(np.dot(Wxh, x) </w:t>
      </w:r>
      <w:r>
        <w:rPr>
          <w:rStyle w:val="OperatorTok"/>
        </w:rPr>
        <w:t>+</w:t>
      </w:r>
      <w:r>
        <w:rPr>
          <w:rStyle w:val="NormalTok"/>
        </w:rPr>
        <w:t xml:space="preserve"> np.dot(Whh, h) </w:t>
      </w:r>
      <w:r>
        <w:rPr>
          <w:rStyle w:val="OperatorTok"/>
        </w:rPr>
        <w:t>+</w:t>
      </w:r>
      <w:r>
        <w:rPr>
          <w:rStyle w:val="NormalTok"/>
        </w:rPr>
        <w:t xml:space="preserve"> bh) </w:t>
      </w:r>
      <w:r>
        <w:br/>
      </w:r>
      <w:r>
        <w:rPr>
          <w:rStyle w:val="NormalTok"/>
        </w:rPr>
        <w:t xml:space="preserve">        y_hat </w:t>
      </w:r>
      <w:r>
        <w:rPr>
          <w:rStyle w:val="OperatorTok"/>
        </w:rPr>
        <w:t>=</w:t>
      </w:r>
      <w:r>
        <w:rPr>
          <w:rStyle w:val="NormalTok"/>
        </w:rPr>
        <w:t xml:space="preserve"> np.dot(Why, h) </w:t>
      </w:r>
      <w:r>
        <w:rPr>
          <w:rStyle w:val="OperatorTok"/>
        </w:rPr>
        <w:t>+</w:t>
      </w:r>
      <w:r>
        <w:rPr>
          <w:rStyle w:val="NormalTok"/>
        </w:rPr>
        <w:t xml:space="preserve"> by </w:t>
      </w:r>
      <w:r>
        <w:br/>
      </w:r>
      <w:r>
        <w:rPr>
          <w:rStyle w:val="NormalTok"/>
        </w:rPr>
        <w:t xml:space="preserve">        prob </w:t>
      </w:r>
      <w:r>
        <w:rPr>
          <w:rStyle w:val="OperatorTok"/>
        </w:rPr>
        <w:t>=</w:t>
      </w:r>
      <w:r>
        <w:rPr>
          <w:rStyle w:val="NormalTok"/>
        </w:rPr>
        <w:t xml:space="preserve"> np.exp(y_hat) </w:t>
      </w:r>
      <w:r>
        <w:rPr>
          <w:rStyle w:val="OperatorTok"/>
        </w:rPr>
        <w:t>/</w:t>
      </w:r>
      <w:r>
        <w:rPr>
          <w:rStyle w:val="NormalTok"/>
        </w:rPr>
        <w:t xml:space="preserve"> np.</w:t>
      </w:r>
      <w:r>
        <w:rPr>
          <w:rStyle w:val="BuiltInTok"/>
        </w:rPr>
        <w:t>sum</w:t>
      </w:r>
      <w:r>
        <w:rPr>
          <w:rStyle w:val="NormalTok"/>
        </w:rPr>
        <w:t xml:space="preserve">(np.exp(y_hat)) </w:t>
      </w:r>
      <w:r>
        <w:br/>
      </w:r>
      <w:r>
        <w:rPr>
          <w:rStyle w:val="NormalTok"/>
        </w:rPr>
        <w:t xml:space="preserve">        next_char </w:t>
      </w:r>
      <w:r>
        <w:rPr>
          <w:rStyle w:val="OperatorTok"/>
        </w:rPr>
        <w:t>=</w:t>
      </w:r>
      <w:r>
        <w:rPr>
          <w:rStyle w:val="NormalTok"/>
        </w:rPr>
        <w:t xml:space="preserve"> np.random.choice(</w:t>
      </w:r>
      <w:r>
        <w:rPr>
          <w:rStyle w:val="BuiltInTok"/>
        </w:rPr>
        <w:t>range</w:t>
      </w:r>
      <w:r>
        <w:rPr>
          <w:rStyle w:val="NormalTok"/>
        </w:rPr>
        <w:t>(vocab_size), p</w:t>
      </w:r>
      <w:r>
        <w:rPr>
          <w:rStyle w:val="OperatorTok"/>
        </w:rPr>
        <w:t>=</w:t>
      </w:r>
      <w:r>
        <w:rPr>
          <w:rStyle w:val="NormalTok"/>
        </w:rPr>
        <w:t xml:space="preserve">prob.ravel()) </w:t>
      </w:r>
      <w:r>
        <w:br/>
      </w:r>
      <w:r>
        <w:rPr>
          <w:rStyle w:val="NormalTok"/>
        </w:rPr>
        <w:lastRenderedPageBreak/>
        <w:t xml:space="preserve">        indices.append(next_char)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x[next_char]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generated_poem </w:t>
      </w:r>
      <w:r>
        <w:rPr>
          <w:rStyle w:val="OperatorTok"/>
        </w:rPr>
        <w:t>=</w:t>
      </w:r>
      <w:r>
        <w:rPr>
          <w:rStyle w:val="NormalTok"/>
        </w:rPr>
        <w:t xml:space="preserve"> </w:t>
      </w:r>
      <w:r>
        <w:rPr>
          <w:rStyle w:val="StringTok"/>
        </w:rPr>
        <w:t>""</w:t>
      </w:r>
      <w:r>
        <w:rPr>
          <w:rStyle w:val="NormalTok"/>
        </w:rPr>
        <w:t xml:space="preserve">.join(index_to_char[i] </w:t>
      </w:r>
      <w:r>
        <w:rPr>
          <w:rStyle w:val="ControlFlowTok"/>
        </w:rPr>
        <w:t>for</w:t>
      </w:r>
      <w:r>
        <w:rPr>
          <w:rStyle w:val="NormalTok"/>
        </w:rPr>
        <w:t xml:space="preserve"> i </w:t>
      </w:r>
      <w:r>
        <w:rPr>
          <w:rStyle w:val="KeywordTok"/>
        </w:rPr>
        <w:t>in</w:t>
      </w:r>
      <w:r>
        <w:rPr>
          <w:rStyle w:val="NormalTok"/>
        </w:rPr>
        <w:t xml:space="preserve"> indices) </w:t>
      </w:r>
      <w:r>
        <w:br/>
      </w:r>
      <w:r>
        <w:rPr>
          <w:rStyle w:val="NormalTok"/>
        </w:rPr>
        <w:t xml:space="preserve">    </w:t>
      </w:r>
      <w:r>
        <w:rPr>
          <w:rStyle w:val="ControlFlowTok"/>
        </w:rPr>
        <w:t>return</w:t>
      </w:r>
      <w:r>
        <w:rPr>
          <w:rStyle w:val="NormalTok"/>
        </w:rPr>
        <w:t xml:space="preserve"> start_char </w:t>
      </w:r>
      <w:r>
        <w:rPr>
          <w:rStyle w:val="OperatorTok"/>
        </w:rPr>
        <w:t>+</w:t>
      </w:r>
      <w:r>
        <w:rPr>
          <w:rStyle w:val="NormalTok"/>
        </w:rPr>
        <w:t xml:space="preserve"> generated_poem[</w:t>
      </w:r>
      <w:r>
        <w:rPr>
          <w:rStyle w:val="DecValTok"/>
        </w:rPr>
        <w:t>1</w:t>
      </w:r>
      <w:r>
        <w:rPr>
          <w:rStyle w:val="NormalTok"/>
        </w:rPr>
        <w:t xml:space="preserve">:] </w:t>
      </w:r>
      <w:r>
        <w:br/>
      </w:r>
      <w:r>
        <w:rPr>
          <w:rStyle w:val="NormalTok"/>
        </w:rPr>
        <w:t xml:space="preserve"> </w:t>
      </w:r>
      <w:r>
        <w:br/>
      </w:r>
      <w:r>
        <w:rPr>
          <w:rStyle w:val="NormalTok"/>
        </w:rPr>
        <w:t xml:space="preserve"> </w:t>
      </w:r>
      <w:r>
        <w:br/>
      </w:r>
      <w:r>
        <w:rPr>
          <w:rStyle w:val="NormalTok"/>
        </w:rPr>
        <w:t xml:space="preserve">chars </w:t>
      </w:r>
      <w:r>
        <w:rPr>
          <w:rStyle w:val="OperatorTok"/>
        </w:rPr>
        <w:t>=</w:t>
      </w:r>
      <w:r>
        <w:rPr>
          <w:rStyle w:val="NormalTok"/>
        </w:rPr>
        <w:t xml:space="preserve"> </w:t>
      </w:r>
      <w:r>
        <w:rPr>
          <w:rStyle w:val="BuiltInTok"/>
        </w:rPr>
        <w:t>input</w:t>
      </w:r>
      <w:r>
        <w:rPr>
          <w:rStyle w:val="NormalTok"/>
        </w:rPr>
        <w:t>(</w:t>
      </w:r>
      <w:r>
        <w:rPr>
          <w:rStyle w:val="StringTok"/>
        </w:rPr>
        <w:t>"</w:t>
      </w:r>
      <w:r>
        <w:rPr>
          <w:rStyle w:val="StringTok"/>
        </w:rPr>
        <w:t>请输入藏头诗的头</w:t>
      </w:r>
      <w:r>
        <w:rPr>
          <w:rStyle w:val="StringTok"/>
        </w:rPr>
        <w:t>: "</w:t>
      </w:r>
      <w:r>
        <w:rPr>
          <w:rStyle w:val="NormalTok"/>
        </w:rPr>
        <w:t>).</w:t>
      </w:r>
      <w:proofErr w:type="gramStart"/>
      <w:r>
        <w:rPr>
          <w:rStyle w:val="NormalTok"/>
        </w:rPr>
        <w:t>split(</w:t>
      </w:r>
      <w:proofErr w:type="gramEnd"/>
      <w:r>
        <w:rPr>
          <w:rStyle w:val="StringTok"/>
        </w:rPr>
        <w:t>' '</w:t>
      </w:r>
      <w:r>
        <w:rPr>
          <w:rStyle w:val="NormalTok"/>
        </w:rPr>
        <w:t xml:space="preserve">) </w:t>
      </w:r>
      <w:r>
        <w:br/>
      </w:r>
      <w:r>
        <w:rPr>
          <w:rStyle w:val="NormalTok"/>
        </w:rPr>
        <w:t xml:space="preserve"> </w:t>
      </w:r>
      <w:r>
        <w:br/>
      </w:r>
      <w:r>
        <w:rPr>
          <w:rStyle w:val="ControlFlowTok"/>
        </w:rPr>
        <w:t>for</w:t>
      </w:r>
      <w:r>
        <w:rPr>
          <w:rStyle w:val="NormalTok"/>
        </w:rPr>
        <w:t xml:space="preserve"> char </w:t>
      </w:r>
      <w:r>
        <w:rPr>
          <w:rStyle w:val="KeywordTok"/>
        </w:rPr>
        <w:t>in</w:t>
      </w:r>
      <w:r>
        <w:rPr>
          <w:rStyle w:val="NormalTok"/>
        </w:rPr>
        <w:t xml:space="preserve"> chars: </w:t>
      </w:r>
      <w:r>
        <w:br/>
      </w:r>
      <w:r>
        <w:rPr>
          <w:rStyle w:val="NormalTok"/>
        </w:rPr>
        <w:t xml:space="preserve">    generated_line </w:t>
      </w:r>
      <w:r>
        <w:rPr>
          <w:rStyle w:val="OperatorTok"/>
        </w:rPr>
        <w:t>=</w:t>
      </w:r>
      <w:r>
        <w:rPr>
          <w:rStyle w:val="NormalTok"/>
        </w:rPr>
        <w:t xml:space="preserve"> generate_line(char, length</w:t>
      </w:r>
      <w:r>
        <w:rPr>
          <w:rStyle w:val="OperatorTok"/>
        </w:rPr>
        <w:t>=</w:t>
      </w:r>
      <w:r>
        <w:rPr>
          <w:rStyle w:val="DecValTok"/>
        </w:rPr>
        <w:t>5</w:t>
      </w:r>
      <w:r>
        <w:rPr>
          <w:rStyle w:val="NormalTok"/>
        </w:rPr>
        <w:t xml:space="preserve">) </w:t>
      </w:r>
      <w:r>
        <w:br/>
      </w:r>
      <w:r>
        <w:rPr>
          <w:rStyle w:val="NormalTok"/>
        </w:rPr>
        <w:t xml:space="preserve">    </w:t>
      </w:r>
      <w:r>
        <w:rPr>
          <w:rStyle w:val="BuiltInTok"/>
        </w:rPr>
        <w:t>print</w:t>
      </w:r>
      <w:r>
        <w:rPr>
          <w:rStyle w:val="NormalTok"/>
        </w:rPr>
        <w:t xml:space="preserve">(generated_line) </w:t>
      </w:r>
      <w:r>
        <w:br/>
      </w:r>
      <w:r>
        <w:rPr>
          <w:rStyle w:val="NormalTok"/>
        </w:rPr>
        <w:t xml:space="preserve"> </w:t>
      </w:r>
    </w:p>
    <w:p w14:paraId="2FFB3E3A" w14:textId="77777777" w:rsidR="00993750" w:rsidRDefault="00993750" w:rsidP="007B33C4">
      <w:pPr>
        <w:pStyle w:val="3"/>
        <w:ind w:firstLine="122"/>
      </w:pPr>
      <w:bookmarkStart w:id="55" w:name="rnncipy"/>
      <w:bookmarkEnd w:id="54"/>
      <w:r>
        <w:t>RNNci.py</w:t>
      </w:r>
    </w:p>
    <w:p w14:paraId="548EF928" w14:textId="77777777" w:rsidR="00993750" w:rsidRDefault="00993750" w:rsidP="007B33C4">
      <w:pPr>
        <w:pStyle w:val="SourceCode"/>
        <w:ind w:firstLine="128"/>
      </w:pPr>
      <w:r>
        <w:rPr>
          <w:rStyle w:val="ImportTok"/>
        </w:rPr>
        <w:t>import</w:t>
      </w:r>
      <w:r>
        <w:rPr>
          <w:rStyle w:val="NormalTok"/>
        </w:rPr>
        <w:t xml:space="preserve"> re </w:t>
      </w:r>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csv </w:t>
      </w:r>
      <w:r>
        <w:br/>
      </w:r>
      <w:r>
        <w:rPr>
          <w:rStyle w:val="ImportTok"/>
        </w:rPr>
        <w:t>import</w:t>
      </w:r>
      <w:r>
        <w:rPr>
          <w:rStyle w:val="NormalTok"/>
        </w:rPr>
        <w:t xml:space="preserve"> matplotlib.pyplot </w:t>
      </w:r>
      <w:r>
        <w:rPr>
          <w:rStyle w:val="ImportTok"/>
        </w:rPr>
        <w:t>as</w:t>
      </w:r>
      <w:r>
        <w:rPr>
          <w:rStyle w:val="NormalTok"/>
        </w:rPr>
        <w:t xml:space="preserve"> plt </w:t>
      </w:r>
      <w:r>
        <w:br/>
      </w:r>
      <w:r>
        <w:rPr>
          <w:rStyle w:val="ImportTok"/>
        </w:rPr>
        <w:t>import</w:t>
      </w:r>
      <w:r>
        <w:rPr>
          <w:rStyle w:val="NormalTok"/>
        </w:rPr>
        <w:t xml:space="preserve"> random </w:t>
      </w:r>
      <w:r>
        <w:br/>
      </w:r>
      <w:r>
        <w:rPr>
          <w:rStyle w:val="ImportTok"/>
        </w:rPr>
        <w:t>import</w:t>
      </w:r>
      <w:r>
        <w:rPr>
          <w:rStyle w:val="NormalTok"/>
        </w:rPr>
        <w:t xml:space="preserve"> jieba </w:t>
      </w:r>
      <w:r>
        <w:br/>
      </w:r>
      <w:r>
        <w:rPr>
          <w:rStyle w:val="NormalTok"/>
        </w:rPr>
        <w:t xml:space="preserve">poems </w:t>
      </w:r>
      <w:r>
        <w:rPr>
          <w:rStyle w:val="OperatorTok"/>
        </w:rPr>
        <w:t>=</w:t>
      </w:r>
      <w:r>
        <w:rPr>
          <w:rStyle w:val="NormalTok"/>
        </w:rPr>
        <w:t xml:space="preserve"> [] </w:t>
      </w:r>
      <w:r>
        <w:br/>
      </w:r>
      <w:r>
        <w:rPr>
          <w:rStyle w:val="NormalTok"/>
        </w:rPr>
        <w:t xml:space="preserve"> </w:t>
      </w:r>
      <w:r>
        <w:br/>
      </w:r>
      <w:r>
        <w:rPr>
          <w:rStyle w:val="ControlFlowTok"/>
        </w:rPr>
        <w:t>with</w:t>
      </w:r>
      <w:r>
        <w:rPr>
          <w:rStyle w:val="NormalTok"/>
        </w:rPr>
        <w:t xml:space="preserve"> </w:t>
      </w:r>
      <w:r>
        <w:rPr>
          <w:rStyle w:val="BuiltInTok"/>
        </w:rPr>
        <w:t>open</w:t>
      </w:r>
      <w:r>
        <w:rPr>
          <w:rStyle w:val="NormalTok"/>
        </w:rPr>
        <w:t>(</w:t>
      </w:r>
      <w:r>
        <w:rPr>
          <w:rStyle w:val="StringTok"/>
        </w:rPr>
        <w:t>'data.csv'</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w:t>
      </w:r>
      <w:r>
        <w:rPr>
          <w:rStyle w:val="BuiltInTok"/>
        </w:rPr>
        <w:t>file</w:t>
      </w:r>
      <w:r>
        <w:rPr>
          <w:rStyle w:val="NormalTok"/>
        </w:rPr>
        <w:t xml:space="preserve">: </w:t>
      </w:r>
      <w:r>
        <w:br/>
      </w:r>
      <w:r>
        <w:rPr>
          <w:rStyle w:val="NormalTok"/>
        </w:rPr>
        <w:t xml:space="preserve">    csv_reader </w:t>
      </w:r>
      <w:r>
        <w:rPr>
          <w:rStyle w:val="OperatorTok"/>
        </w:rPr>
        <w:t>=</w:t>
      </w:r>
      <w:r>
        <w:rPr>
          <w:rStyle w:val="NormalTok"/>
        </w:rPr>
        <w:t xml:space="preserve"> csv.DictReader(</w:t>
      </w:r>
      <w:r>
        <w:rPr>
          <w:rStyle w:val="BuiltInTok"/>
        </w:rPr>
        <w:t>file</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csv_reader: </w:t>
      </w:r>
      <w:r>
        <w:br/>
      </w:r>
      <w:r>
        <w:rPr>
          <w:rStyle w:val="NormalTok"/>
        </w:rPr>
        <w:t xml:space="preserve">            poem_content </w:t>
      </w:r>
      <w:r>
        <w:rPr>
          <w:rStyle w:val="OperatorTok"/>
        </w:rPr>
        <w:t>=</w:t>
      </w:r>
      <w:r>
        <w:rPr>
          <w:rStyle w:val="NormalTok"/>
        </w:rPr>
        <w:t xml:space="preserve"> row[</w:t>
      </w:r>
      <w:r>
        <w:rPr>
          <w:rStyle w:val="StringTok"/>
        </w:rPr>
        <w:t>'content'</w:t>
      </w:r>
      <w:r>
        <w:rPr>
          <w:rStyle w:val="NormalTok"/>
        </w:rPr>
        <w:t xml:space="preserve">] </w:t>
      </w:r>
      <w:r>
        <w:br/>
      </w:r>
      <w:r>
        <w:rPr>
          <w:rStyle w:val="NormalTok"/>
        </w:rPr>
        <w:t xml:space="preserve">            poems.append(poem_content) </w:t>
      </w:r>
      <w:r>
        <w:br/>
      </w:r>
      <w:r>
        <w:rPr>
          <w:rStyle w:val="NormalTok"/>
        </w:rPr>
        <w:t xml:space="preserve"> </w:t>
      </w:r>
      <w:r>
        <w:br/>
      </w:r>
      <w:r>
        <w:rPr>
          <w:rStyle w:val="CommentTok"/>
        </w:rPr>
        <w:t xml:space="preserve"># </w:t>
      </w:r>
      <w:r>
        <w:rPr>
          <w:rStyle w:val="CommentTok"/>
        </w:rPr>
        <w:t>使用</w:t>
      </w:r>
      <w:r>
        <w:rPr>
          <w:rStyle w:val="CommentTok"/>
        </w:rPr>
        <w:t>jieba</w:t>
      </w:r>
      <w:r>
        <w:rPr>
          <w:rStyle w:val="CommentTok"/>
        </w:rPr>
        <w:t>分词</w:t>
      </w:r>
      <w:r>
        <w:rPr>
          <w:rStyle w:val="CommentTok"/>
        </w:rPr>
        <w:t xml:space="preserve"> </w:t>
      </w:r>
      <w:r>
        <w:br/>
      </w:r>
      <w:r>
        <w:rPr>
          <w:rStyle w:val="CommentTok"/>
        </w:rPr>
        <w:t xml:space="preserve"># </w:t>
      </w:r>
      <w:r>
        <w:rPr>
          <w:rStyle w:val="CommentTok"/>
        </w:rPr>
        <w:t>使用</w:t>
      </w:r>
      <w:r>
        <w:rPr>
          <w:rStyle w:val="CommentTok"/>
        </w:rPr>
        <w:t>jieba</w:t>
      </w:r>
      <w:r>
        <w:rPr>
          <w:rStyle w:val="CommentTok"/>
        </w:rPr>
        <w:t>分词，并跳过标点符号和换行符</w:t>
      </w:r>
      <w:r>
        <w:rPr>
          <w:rStyle w:val="CommentTok"/>
        </w:rPr>
        <w:t xml:space="preserve"> </w:t>
      </w:r>
      <w:r>
        <w:br/>
      </w:r>
      <w:r>
        <w:rPr>
          <w:rStyle w:val="NormalTok"/>
        </w:rPr>
        <w:t xml:space="preserve">poems </w:t>
      </w:r>
      <w:r>
        <w:rPr>
          <w:rStyle w:val="OperatorTok"/>
        </w:rPr>
        <w:t>=</w:t>
      </w:r>
      <w:r>
        <w:rPr>
          <w:rStyle w:val="NormalTok"/>
        </w:rPr>
        <w:t xml:space="preserve"> [</w:t>
      </w:r>
      <w:r>
        <w:rPr>
          <w:rStyle w:val="BuiltInTok"/>
        </w:rPr>
        <w:t>list</w:t>
      </w:r>
      <w:r>
        <w:rPr>
          <w:rStyle w:val="NormalTok"/>
        </w:rPr>
        <w:t>(</w:t>
      </w:r>
      <w:r>
        <w:rPr>
          <w:rStyle w:val="BuiltInTok"/>
        </w:rPr>
        <w:t>filter</w:t>
      </w:r>
      <w:r>
        <w:rPr>
          <w:rStyle w:val="NormalTok"/>
        </w:rPr>
        <w:t>(</w:t>
      </w:r>
      <w:r>
        <w:rPr>
          <w:rStyle w:val="KeywordTok"/>
        </w:rPr>
        <w:t>lambda</w:t>
      </w:r>
      <w:r>
        <w:rPr>
          <w:rStyle w:val="NormalTok"/>
        </w:rPr>
        <w:t xml:space="preserve"> x: x </w:t>
      </w:r>
      <w:r>
        <w:rPr>
          <w:rStyle w:val="KeywordTok"/>
        </w:rPr>
        <w:t>not</w:t>
      </w:r>
      <w:r>
        <w:rPr>
          <w:rStyle w:val="NormalTok"/>
        </w:rPr>
        <w:t xml:space="preserve"> </w:t>
      </w:r>
      <w:r>
        <w:rPr>
          <w:rStyle w:val="KeywordTok"/>
        </w:rPr>
        <w:t>in</w:t>
      </w:r>
      <w:r>
        <w:rPr>
          <w:rStyle w:val="NormalTok"/>
        </w:rPr>
        <w:t xml:space="preserve"> [</w:t>
      </w:r>
      <w:r>
        <w:rPr>
          <w:rStyle w:val="StringTok"/>
        </w:rPr>
        <w:t>'</w:t>
      </w:r>
      <w:r>
        <w:rPr>
          <w:rStyle w:val="CharTok"/>
        </w:rPr>
        <w:t>\n</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w:t>
      </w:r>
      <w:r>
        <w:rPr>
          <w:rStyle w:val="StringTok"/>
        </w:rPr>
        <w:t>'</w:t>
      </w:r>
      <w:r>
        <w:rPr>
          <w:rStyle w:val="StringTok"/>
        </w:rPr>
        <w:t>、</w:t>
      </w:r>
      <w:r>
        <w:rPr>
          <w:rStyle w:val="StringTok"/>
        </w:rPr>
        <w:t>'</w:t>
      </w:r>
      <w:r>
        <w:rPr>
          <w:rStyle w:val="NormalTok"/>
        </w:rPr>
        <w:t xml:space="preserve">], jieba.cut(poem)))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 </w:t>
      </w:r>
      <w:r>
        <w:br/>
      </w:r>
      <w:r>
        <w:rPr>
          <w:rStyle w:val="NormalTok"/>
        </w:rPr>
        <w:t xml:space="preserve"> </w:t>
      </w:r>
      <w:r>
        <w:br/>
      </w:r>
      <w:r>
        <w:rPr>
          <w:rStyle w:val="CommentTok"/>
        </w:rPr>
        <w:t xml:space="preserve"># </w:t>
      </w:r>
      <w:r>
        <w:rPr>
          <w:rStyle w:val="CommentTok"/>
        </w:rPr>
        <w:t>将列表的列表展平，得到词列表</w:t>
      </w:r>
      <w:r>
        <w:rPr>
          <w:rStyle w:val="CommentTok"/>
        </w:rPr>
        <w:t xml:space="preserve"> </w:t>
      </w:r>
      <w:r>
        <w:br/>
      </w:r>
      <w:r>
        <w:rPr>
          <w:rStyle w:val="NormalTok"/>
        </w:rPr>
        <w:t xml:space="preserve">words </w:t>
      </w:r>
      <w:r>
        <w:rPr>
          <w:rStyle w:val="OperatorTok"/>
        </w:rPr>
        <w:t>=</w:t>
      </w:r>
      <w:r>
        <w:rPr>
          <w:rStyle w:val="NormalTok"/>
        </w:rPr>
        <w:t xml:space="preserve"> [word </w:t>
      </w:r>
      <w:r>
        <w:rPr>
          <w:rStyle w:val="ControlFlowTok"/>
        </w:rPr>
        <w:t>for</w:t>
      </w:r>
      <w:r>
        <w:rPr>
          <w:rStyle w:val="NormalTok"/>
        </w:rPr>
        <w:t xml:space="preserve"> poem </w:t>
      </w:r>
      <w:r>
        <w:rPr>
          <w:rStyle w:val="KeywordTok"/>
        </w:rPr>
        <w:t>in</w:t>
      </w:r>
      <w:r>
        <w:rPr>
          <w:rStyle w:val="NormalTok"/>
        </w:rPr>
        <w:t xml:space="preserve"> poems </w:t>
      </w:r>
      <w:r>
        <w:rPr>
          <w:rStyle w:val="ControlFlowTok"/>
        </w:rPr>
        <w:t>for</w:t>
      </w:r>
      <w:r>
        <w:rPr>
          <w:rStyle w:val="NormalTok"/>
        </w:rPr>
        <w:t xml:space="preserve"> word </w:t>
      </w:r>
      <w:r>
        <w:rPr>
          <w:rStyle w:val="KeywordTok"/>
        </w:rPr>
        <w:t>in</w:t>
      </w:r>
      <w:r>
        <w:rPr>
          <w:rStyle w:val="NormalTok"/>
        </w:rPr>
        <w:t xml:space="preserve"> poem] </w:t>
      </w:r>
      <w:r>
        <w:br/>
      </w:r>
      <w:r>
        <w:rPr>
          <w:rStyle w:val="NormalTok"/>
        </w:rPr>
        <w:t xml:space="preserve"> </w:t>
      </w:r>
      <w:r>
        <w:br/>
      </w:r>
      <w:r>
        <w:rPr>
          <w:rStyle w:val="CommentTok"/>
        </w:rPr>
        <w:t xml:space="preserve"># </w:t>
      </w:r>
      <w:r>
        <w:rPr>
          <w:rStyle w:val="CommentTok"/>
        </w:rPr>
        <w:t>去重以构建词汇表</w:t>
      </w:r>
      <w:r>
        <w:rPr>
          <w:rStyle w:val="CommentTok"/>
        </w:rPr>
        <w:t xml:space="preserve"> </w:t>
      </w:r>
      <w:r>
        <w:br/>
      </w:r>
      <w:r>
        <w:rPr>
          <w:rStyle w:val="NormalTok"/>
        </w:rPr>
        <w:t xml:space="preserve">vocab </w:t>
      </w:r>
      <w:r>
        <w:rPr>
          <w:rStyle w:val="OperatorTok"/>
        </w:rPr>
        <w:t>=</w:t>
      </w:r>
      <w:r>
        <w:rPr>
          <w:rStyle w:val="NormalTok"/>
        </w:rPr>
        <w:t xml:space="preserve"> </w:t>
      </w:r>
      <w:r>
        <w:rPr>
          <w:rStyle w:val="BuiltInTok"/>
        </w:rPr>
        <w:t>set</w:t>
      </w:r>
      <w:r>
        <w:rPr>
          <w:rStyle w:val="NormalTok"/>
        </w:rPr>
        <w:t xml:space="preserve">(words) </w:t>
      </w:r>
      <w:r>
        <w:br/>
      </w:r>
      <w:r>
        <w:rPr>
          <w:rStyle w:val="CommentTok"/>
        </w:rPr>
        <w:t xml:space="preserve"># </w:t>
      </w:r>
      <w:r>
        <w:rPr>
          <w:rStyle w:val="CommentTok"/>
        </w:rPr>
        <w:t>去重</w:t>
      </w:r>
      <w:r>
        <w:rPr>
          <w:rStyle w:val="CommentTok"/>
        </w:rPr>
        <w:t xml:space="preserve"> </w:t>
      </w:r>
      <w:r>
        <w:br/>
      </w:r>
      <w:r>
        <w:rPr>
          <w:rStyle w:val="CommentTok"/>
        </w:rPr>
        <w:t xml:space="preserve"># vocab = set("".join(poems)) </w:t>
      </w:r>
      <w:r>
        <w:br/>
      </w:r>
      <w:r>
        <w:rPr>
          <w:rStyle w:val="NormalTok"/>
        </w:rPr>
        <w:t xml:space="preserve"> </w:t>
      </w:r>
      <w:r>
        <w:br/>
      </w:r>
      <w:r>
        <w:rPr>
          <w:rStyle w:val="CommentTok"/>
        </w:rPr>
        <w:t xml:space="preserve"># </w:t>
      </w:r>
      <w:r>
        <w:rPr>
          <w:rStyle w:val="CommentTok"/>
        </w:rPr>
        <w:t>长度就是模型接受的大小</w:t>
      </w:r>
      <w:r>
        <w:rPr>
          <w:rStyle w:val="CommentTok"/>
        </w:rPr>
        <w:t xml:space="preserve"> </w:t>
      </w:r>
      <w:r>
        <w:br/>
      </w:r>
      <w:r>
        <w:rPr>
          <w:rStyle w:val="NormalTok"/>
        </w:rPr>
        <w:lastRenderedPageBreak/>
        <w:t xml:space="preserve">vocab_size </w:t>
      </w:r>
      <w:r>
        <w:rPr>
          <w:rStyle w:val="OperatorTok"/>
        </w:rPr>
        <w:t>=</w:t>
      </w:r>
      <w:r>
        <w:rPr>
          <w:rStyle w:val="NormalTok"/>
        </w:rPr>
        <w:t xml:space="preserve"> </w:t>
      </w:r>
      <w:r>
        <w:rPr>
          <w:rStyle w:val="BuiltInTok"/>
        </w:rPr>
        <w:t>len</w:t>
      </w:r>
      <w:r>
        <w:rPr>
          <w:rStyle w:val="NormalTok"/>
        </w:rPr>
        <w:t xml:space="preserve">(vocab) </w:t>
      </w:r>
      <w:r>
        <w:br/>
      </w:r>
      <w:r>
        <w:rPr>
          <w:rStyle w:val="CommentTok"/>
        </w:rPr>
        <w:t xml:space="preserve"># </w:t>
      </w:r>
      <w:r>
        <w:rPr>
          <w:rStyle w:val="CommentTok"/>
        </w:rPr>
        <w:t>加密解密</w:t>
      </w:r>
      <w:r>
        <w:rPr>
          <w:rStyle w:val="CommentTok"/>
        </w:rPr>
        <w:t xml:space="preserve"> </w:t>
      </w:r>
      <w:r>
        <w:br/>
      </w:r>
      <w:r>
        <w:rPr>
          <w:rStyle w:val="NormalTok"/>
        </w:rPr>
        <w:t xml:space="preserve">char_to_index </w:t>
      </w:r>
      <w:r>
        <w:rPr>
          <w:rStyle w:val="OperatorTok"/>
        </w:rPr>
        <w:t>=</w:t>
      </w:r>
      <w:r>
        <w:rPr>
          <w:rStyle w:val="NormalTok"/>
        </w:rPr>
        <w:t xml:space="preserve"> {char: i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index_to_char </w:t>
      </w:r>
      <w:r>
        <w:rPr>
          <w:rStyle w:val="OperatorTok"/>
        </w:rPr>
        <w:t>=</w:t>
      </w:r>
      <w:r>
        <w:rPr>
          <w:rStyle w:val="NormalTok"/>
        </w:rPr>
        <w:t xml:space="preserve"> {i: char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 </w:t>
      </w:r>
      <w:r>
        <w:br/>
      </w:r>
      <w:r>
        <w:rPr>
          <w:rStyle w:val="CommentTok"/>
        </w:rPr>
        <w:t xml:space="preserve"># </w:t>
      </w:r>
      <w:r>
        <w:rPr>
          <w:rStyle w:val="CommentTok"/>
        </w:rPr>
        <w:t>模型参数初始化</w:t>
      </w:r>
      <w:r>
        <w:rPr>
          <w:rStyle w:val="CommentTok"/>
        </w:rPr>
        <w:t xml:space="preserve"> </w:t>
      </w:r>
      <w:r>
        <w:br/>
      </w:r>
      <w:r>
        <w:rPr>
          <w:rStyle w:val="NormalTok"/>
        </w:rPr>
        <w:t xml:space="preserve">input_size </w:t>
      </w:r>
      <w:r>
        <w:rPr>
          <w:rStyle w:val="OperatorTok"/>
        </w:rPr>
        <w:t>=</w:t>
      </w:r>
      <w:r>
        <w:rPr>
          <w:rStyle w:val="NormalTok"/>
        </w:rPr>
        <w:t xml:space="preserve"> vocab_size </w:t>
      </w:r>
      <w:r>
        <w:br/>
      </w:r>
      <w:r>
        <w:rPr>
          <w:rStyle w:val="NormalTok"/>
        </w:rPr>
        <w:t xml:space="preserve">hidden_size </w:t>
      </w:r>
      <w:r>
        <w:rPr>
          <w:rStyle w:val="OperatorTok"/>
        </w:rPr>
        <w:t>=</w:t>
      </w:r>
      <w:r>
        <w:rPr>
          <w:rStyle w:val="NormalTok"/>
        </w:rPr>
        <w:t xml:space="preserve"> </w:t>
      </w:r>
      <w:r>
        <w:rPr>
          <w:rStyle w:val="DecValTok"/>
        </w:rPr>
        <w:t>5</w:t>
      </w:r>
      <w:r>
        <w:rPr>
          <w:rStyle w:val="NormalTok"/>
        </w:rPr>
        <w:t xml:space="preserve"> </w:t>
      </w:r>
      <w:r>
        <w:rPr>
          <w:rStyle w:val="CommentTok"/>
        </w:rPr>
        <w:t xml:space="preserve"># </w:t>
      </w:r>
      <w:r>
        <w:rPr>
          <w:rStyle w:val="CommentTok"/>
        </w:rPr>
        <w:t>可以调整这个值以优化模型</w:t>
      </w:r>
      <w:r>
        <w:rPr>
          <w:rStyle w:val="CommentTok"/>
        </w:rPr>
        <w:t xml:space="preserve"> </w:t>
      </w:r>
      <w:r>
        <w:br/>
      </w:r>
      <w:r>
        <w:rPr>
          <w:rStyle w:val="NormalTok"/>
        </w:rPr>
        <w:t xml:space="preserve">output_size </w:t>
      </w:r>
      <w:r>
        <w:rPr>
          <w:rStyle w:val="OperatorTok"/>
        </w:rPr>
        <w:t>=</w:t>
      </w:r>
      <w:r>
        <w:rPr>
          <w:rStyle w:val="NormalTok"/>
        </w:rPr>
        <w:t xml:space="preserve"> vocab_size </w:t>
      </w:r>
      <w:r>
        <w:br/>
      </w:r>
      <w:r>
        <w:rPr>
          <w:rStyle w:val="NormalTok"/>
        </w:rPr>
        <w:t xml:space="preserve">rate </w:t>
      </w:r>
      <w:r>
        <w:rPr>
          <w:rStyle w:val="OperatorTok"/>
        </w:rPr>
        <w:t>=</w:t>
      </w:r>
      <w:r>
        <w:rPr>
          <w:rStyle w:val="NormalTok"/>
        </w:rPr>
        <w:t xml:space="preserve"> </w:t>
      </w:r>
      <w:r>
        <w:rPr>
          <w:rStyle w:val="FloatTok"/>
        </w:rPr>
        <w:t>0.1</w:t>
      </w:r>
      <w:r>
        <w:rPr>
          <w:rStyle w:val="NormalTok"/>
        </w:rPr>
        <w:t xml:space="preserve"> </w:t>
      </w:r>
      <w:r>
        <w:br/>
      </w:r>
      <w:r>
        <w:rPr>
          <w:rStyle w:val="NormalTok"/>
        </w:rPr>
        <w:t xml:space="preserve"> </w:t>
      </w:r>
      <w:r>
        <w:br/>
      </w:r>
      <w:r>
        <w:rPr>
          <w:rStyle w:val="NormalTok"/>
        </w:rPr>
        <w:t xml:space="preserve">Wxh </w:t>
      </w:r>
      <w:r>
        <w:rPr>
          <w:rStyle w:val="OperatorTok"/>
        </w:rPr>
        <w:t>=</w:t>
      </w:r>
      <w:r>
        <w:rPr>
          <w:rStyle w:val="NormalTok"/>
        </w:rPr>
        <w:t xml:space="preserve"> np.random.randn(hidden_size, input_size)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Whh </w:t>
      </w:r>
      <w:r>
        <w:rPr>
          <w:rStyle w:val="OperatorTok"/>
        </w:rPr>
        <w:t>=</w:t>
      </w:r>
      <w:r>
        <w:rPr>
          <w:rStyle w:val="NormalTok"/>
        </w:rPr>
        <w:t xml:space="preserve"> np.random.randn(hidden_size,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Why </w:t>
      </w:r>
      <w:r>
        <w:rPr>
          <w:rStyle w:val="OperatorTok"/>
        </w:rPr>
        <w:t>=</w:t>
      </w:r>
      <w:r>
        <w:rPr>
          <w:rStyle w:val="NormalTok"/>
        </w:rPr>
        <w:t xml:space="preserve"> np.random.randn(output_size,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bh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by </w:t>
      </w:r>
      <w:r>
        <w:rPr>
          <w:rStyle w:val="OperatorTok"/>
        </w:rPr>
        <w:t>=</w:t>
      </w:r>
      <w:r>
        <w:rPr>
          <w:rStyle w:val="NormalTok"/>
        </w:rPr>
        <w:t xml:space="preserve"> np.zeros((output_size,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前向和后向传播</w:t>
      </w:r>
      <w:r>
        <w:rPr>
          <w:rStyle w:val="CommentTok"/>
        </w:rPr>
        <w:t xml:space="preserve"> </w:t>
      </w:r>
      <w:r>
        <w:br/>
      </w:r>
      <w:r>
        <w:rPr>
          <w:rStyle w:val="KeywordTok"/>
        </w:rPr>
        <w:t>def</w:t>
      </w:r>
      <w:r>
        <w:rPr>
          <w:rStyle w:val="NormalTok"/>
        </w:rPr>
        <w:t xml:space="preserve"> forward_backward(inputs, targets, hprev): </w:t>
      </w:r>
      <w:r>
        <w:br/>
      </w:r>
      <w:r>
        <w:rPr>
          <w:rStyle w:val="NormalTok"/>
        </w:rPr>
        <w:t xml:space="preserve">    xs, hs, ys, ps </w:t>
      </w:r>
      <w:r>
        <w:rPr>
          <w:rStyle w:val="OperatorTok"/>
        </w:rPr>
        <w:t>=</w:t>
      </w:r>
      <w:r>
        <w:rPr>
          <w:rStyle w:val="NormalTok"/>
        </w:rPr>
        <w:t xml:space="preserve"> {}, {}, {}, {} </w:t>
      </w:r>
      <w:r>
        <w:br/>
      </w:r>
      <w:r>
        <w:rPr>
          <w:rStyle w:val="NormalTok"/>
        </w:rPr>
        <w:t xml:space="preserve">    </w:t>
      </w:r>
      <w:r>
        <w:rPr>
          <w:rStyle w:val="CommentTok"/>
        </w:rPr>
        <w:t># RNN</w:t>
      </w:r>
      <w:r>
        <w:rPr>
          <w:rStyle w:val="CommentTok"/>
        </w:rPr>
        <w:t>通过上一次的</w:t>
      </w:r>
      <w:r>
        <w:rPr>
          <w:rStyle w:val="CommentTok"/>
        </w:rPr>
        <w:t>h</w:t>
      </w:r>
      <w:r>
        <w:rPr>
          <w:rStyle w:val="CommentTok"/>
        </w:rPr>
        <w:t>与</w:t>
      </w:r>
      <w:r>
        <w:rPr>
          <w:rStyle w:val="CommentTok"/>
        </w:rPr>
        <w:t>x</w:t>
      </w:r>
      <w:r>
        <w:rPr>
          <w:rStyle w:val="CommentTok"/>
        </w:rPr>
        <w:t>共同作用</w:t>
      </w:r>
      <w:r>
        <w:rPr>
          <w:rStyle w:val="CommentTok"/>
        </w:rPr>
        <w:t xml:space="preserve"> </w:t>
      </w:r>
      <w:r>
        <w:br/>
      </w:r>
      <w:r>
        <w:rPr>
          <w:rStyle w:val="NormalTok"/>
        </w:rPr>
        <w:t xml:space="preserve">    hs[</w:t>
      </w:r>
      <w:r>
        <w:rPr>
          <w:rStyle w:val="OperatorTok"/>
        </w:rPr>
        <w:t>-</w:t>
      </w:r>
      <w:r>
        <w:rPr>
          <w:rStyle w:val="DecValTok"/>
        </w:rPr>
        <w:t>1</w:t>
      </w:r>
      <w:r>
        <w:rPr>
          <w:rStyle w:val="NormalTok"/>
        </w:rPr>
        <w:t xml:space="preserve">] </w:t>
      </w:r>
      <w:r>
        <w:rPr>
          <w:rStyle w:val="OperatorTok"/>
        </w:rPr>
        <w:t>=</w:t>
      </w:r>
      <w:r>
        <w:rPr>
          <w:rStyle w:val="NormalTok"/>
        </w:rPr>
        <w:t xml:space="preserve"> np.copy(hprev) </w:t>
      </w:r>
      <w:r>
        <w:br/>
      </w:r>
      <w:r>
        <w:rPr>
          <w:rStyle w:val="NormalTok"/>
        </w:rPr>
        <w:t xml:space="preserve">    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(inputs)): </w:t>
      </w:r>
      <w:r>
        <w:br/>
      </w:r>
      <w:r>
        <w:rPr>
          <w:rStyle w:val="NormalTok"/>
        </w:rPr>
        <w:t xml:space="preserve">        xs[t]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xs[t][inputs[t]]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hs[t] </w:t>
      </w:r>
      <w:r>
        <w:rPr>
          <w:rStyle w:val="OperatorTok"/>
        </w:rPr>
        <w:t>=</w:t>
      </w:r>
      <w:r>
        <w:rPr>
          <w:rStyle w:val="NormalTok"/>
        </w:rPr>
        <w:t xml:space="preserve"> np.tanh(np.dot(Wxh, xs[t]) </w:t>
      </w:r>
      <w:r>
        <w:rPr>
          <w:rStyle w:val="OperatorTok"/>
        </w:rPr>
        <w:t>+</w:t>
      </w:r>
      <w:r>
        <w:rPr>
          <w:rStyle w:val="NormalTok"/>
        </w:rPr>
        <w:t xml:space="preserve"> np.dot(Whh, hs[t</w:t>
      </w:r>
      <w:r>
        <w:rPr>
          <w:rStyle w:val="OperatorTok"/>
        </w:rPr>
        <w:t>-</w:t>
      </w:r>
      <w:r>
        <w:rPr>
          <w:rStyle w:val="DecValTok"/>
        </w:rPr>
        <w:t>1</w:t>
      </w:r>
      <w:r>
        <w:rPr>
          <w:rStyle w:val="NormalTok"/>
        </w:rPr>
        <w:t xml:space="preserve">]) </w:t>
      </w:r>
      <w:r>
        <w:rPr>
          <w:rStyle w:val="OperatorTok"/>
        </w:rPr>
        <w:t>+</w:t>
      </w:r>
      <w:r>
        <w:rPr>
          <w:rStyle w:val="NormalTok"/>
        </w:rPr>
        <w:t xml:space="preserve"> bh) </w:t>
      </w:r>
      <w:r>
        <w:br/>
      </w:r>
      <w:r>
        <w:rPr>
          <w:rStyle w:val="NormalTok"/>
        </w:rPr>
        <w:t xml:space="preserve">        ys[t] </w:t>
      </w:r>
      <w:r>
        <w:rPr>
          <w:rStyle w:val="OperatorTok"/>
        </w:rPr>
        <w:t>=</w:t>
      </w:r>
      <w:r>
        <w:rPr>
          <w:rStyle w:val="NormalTok"/>
        </w:rPr>
        <w:t xml:space="preserve"> np.dot(Why, hs[t]) </w:t>
      </w:r>
      <w:r>
        <w:rPr>
          <w:rStyle w:val="OperatorTok"/>
        </w:rPr>
        <w:t>+</w:t>
      </w:r>
      <w:r>
        <w:rPr>
          <w:rStyle w:val="NormalTok"/>
        </w:rPr>
        <w:t xml:space="preserve"> by </w:t>
      </w:r>
      <w:r>
        <w:br/>
      </w:r>
      <w:r>
        <w:rPr>
          <w:rStyle w:val="NormalTok"/>
        </w:rPr>
        <w:t xml:space="preserve">        ps[t] </w:t>
      </w:r>
      <w:r>
        <w:rPr>
          <w:rStyle w:val="OperatorTok"/>
        </w:rPr>
        <w:t>=</w:t>
      </w:r>
      <w:r>
        <w:rPr>
          <w:rStyle w:val="NormalTok"/>
        </w:rPr>
        <w:t xml:space="preserve"> np.exp(ys[t]) </w:t>
      </w:r>
      <w:r>
        <w:rPr>
          <w:rStyle w:val="OperatorTok"/>
        </w:rPr>
        <w:t>/</w:t>
      </w:r>
      <w:r>
        <w:rPr>
          <w:rStyle w:val="NormalTok"/>
        </w:rPr>
        <w:t xml:space="preserve"> np.</w:t>
      </w:r>
      <w:r>
        <w:rPr>
          <w:rStyle w:val="BuiltInTok"/>
        </w:rPr>
        <w:t>sum</w:t>
      </w:r>
      <w:r>
        <w:rPr>
          <w:rStyle w:val="NormalTok"/>
        </w:rPr>
        <w:t xml:space="preserve">(np.exp(ys[t])) </w:t>
      </w:r>
      <w:r>
        <w:br/>
      </w:r>
      <w:r>
        <w:rPr>
          <w:rStyle w:val="NormalTok"/>
        </w:rPr>
        <w:t xml:space="preserve">        loss </w:t>
      </w:r>
      <w:r>
        <w:rPr>
          <w:rStyle w:val="OperatorTok"/>
        </w:rPr>
        <w:t>+=</w:t>
      </w:r>
      <w:r>
        <w:rPr>
          <w:rStyle w:val="NormalTok"/>
        </w:rPr>
        <w:t xml:space="preserve"> </w:t>
      </w:r>
      <w:r>
        <w:rPr>
          <w:rStyle w:val="OperatorTok"/>
        </w:rPr>
        <w:t>-</w:t>
      </w:r>
      <w:r>
        <w:rPr>
          <w:rStyle w:val="NormalTok"/>
        </w:rPr>
        <w:t xml:space="preserve">np.log(ps[t][targets[t], </w:t>
      </w:r>
      <w:r>
        <w:rPr>
          <w:rStyle w:val="DecValTok"/>
        </w:rPr>
        <w:t>0</w:t>
      </w:r>
      <w:r>
        <w:rPr>
          <w:rStyle w:val="NormalTok"/>
        </w:rPr>
        <w:t xml:space="preserve">]) </w:t>
      </w:r>
      <w:r>
        <w:br/>
      </w:r>
      <w:r>
        <w:rPr>
          <w:rStyle w:val="NormalTok"/>
        </w:rPr>
        <w:t xml:space="preserve"> </w:t>
      </w:r>
      <w:r>
        <w:br/>
      </w:r>
      <w:r>
        <w:rPr>
          <w:rStyle w:val="NormalTok"/>
        </w:rPr>
        <w:t xml:space="preserve">    dWxh, dWhh, dWhy </w:t>
      </w:r>
      <w:r>
        <w:rPr>
          <w:rStyle w:val="OperatorTok"/>
        </w:rPr>
        <w:t>=</w:t>
      </w:r>
      <w:r>
        <w:rPr>
          <w:rStyle w:val="NormalTok"/>
        </w:rPr>
        <w:t xml:space="preserve"> np.zeros_like(Wxh), np.zeros_like(Whh), np.zeros_like(Why) </w:t>
      </w:r>
      <w:r>
        <w:br/>
      </w:r>
      <w:r>
        <w:rPr>
          <w:rStyle w:val="NormalTok"/>
        </w:rPr>
        <w:t xml:space="preserve">    dbh, dby </w:t>
      </w:r>
      <w:r>
        <w:rPr>
          <w:rStyle w:val="OperatorTok"/>
        </w:rPr>
        <w:t>=</w:t>
      </w:r>
      <w:r>
        <w:rPr>
          <w:rStyle w:val="NormalTok"/>
        </w:rPr>
        <w:t xml:space="preserve"> np.zeros_like(bh), np.zeros_like(by) </w:t>
      </w:r>
      <w:r>
        <w:br/>
      </w:r>
      <w:r>
        <w:rPr>
          <w:rStyle w:val="NormalTok"/>
        </w:rPr>
        <w:t xml:space="preserve">    dhnext </w:t>
      </w:r>
      <w:r>
        <w:rPr>
          <w:rStyle w:val="OperatorTok"/>
        </w:rPr>
        <w:t>=</w:t>
      </w:r>
      <w:r>
        <w:rPr>
          <w:rStyle w:val="NormalTok"/>
        </w:rPr>
        <w:t xml:space="preserve"> np.zeros_like(hs[</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reversed</w:t>
      </w:r>
      <w:r>
        <w:rPr>
          <w:rStyle w:val="NormalTok"/>
        </w:rPr>
        <w:t>(</w:t>
      </w:r>
      <w:r>
        <w:rPr>
          <w:rStyle w:val="BuiltInTok"/>
        </w:rPr>
        <w:t>range</w:t>
      </w:r>
      <w:r>
        <w:rPr>
          <w:rStyle w:val="NormalTok"/>
        </w:rPr>
        <w:t>(</w:t>
      </w:r>
      <w:r>
        <w:rPr>
          <w:rStyle w:val="BuiltInTok"/>
        </w:rPr>
        <w:t>len</w:t>
      </w:r>
      <w:r>
        <w:rPr>
          <w:rStyle w:val="NormalTok"/>
        </w:rPr>
        <w:t xml:space="preserve">(inputs))): </w:t>
      </w:r>
      <w:r>
        <w:br/>
      </w:r>
      <w:r>
        <w:rPr>
          <w:rStyle w:val="NormalTok"/>
        </w:rPr>
        <w:t xml:space="preserve">        dy </w:t>
      </w:r>
      <w:r>
        <w:rPr>
          <w:rStyle w:val="OperatorTok"/>
        </w:rPr>
        <w:t>=</w:t>
      </w:r>
      <w:r>
        <w:rPr>
          <w:rStyle w:val="NormalTok"/>
        </w:rPr>
        <w:t xml:space="preserve"> np.copy(ps[t]) </w:t>
      </w:r>
      <w:r>
        <w:br/>
      </w:r>
      <w:r>
        <w:rPr>
          <w:rStyle w:val="NormalTok"/>
        </w:rPr>
        <w:t xml:space="preserve">        dy[targets[t]]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dWhy </w:t>
      </w:r>
      <w:r>
        <w:rPr>
          <w:rStyle w:val="OperatorTok"/>
        </w:rPr>
        <w:t>+=</w:t>
      </w:r>
      <w:r>
        <w:rPr>
          <w:rStyle w:val="NormalTok"/>
        </w:rPr>
        <w:t xml:space="preserve"> np.dot(dy, hs[t].T) </w:t>
      </w:r>
      <w:r>
        <w:br/>
      </w:r>
      <w:r>
        <w:rPr>
          <w:rStyle w:val="NormalTok"/>
        </w:rPr>
        <w:t xml:space="preserve">        dby </w:t>
      </w:r>
      <w:r>
        <w:rPr>
          <w:rStyle w:val="OperatorTok"/>
        </w:rPr>
        <w:t>+=</w:t>
      </w:r>
      <w:r>
        <w:rPr>
          <w:rStyle w:val="NormalTok"/>
        </w:rPr>
        <w:t xml:space="preserve"> dy </w:t>
      </w:r>
      <w:r>
        <w:br/>
      </w:r>
      <w:r>
        <w:rPr>
          <w:rStyle w:val="NormalTok"/>
        </w:rPr>
        <w:t xml:space="preserve">        dh </w:t>
      </w:r>
      <w:r>
        <w:rPr>
          <w:rStyle w:val="OperatorTok"/>
        </w:rPr>
        <w:t>=</w:t>
      </w:r>
      <w:r>
        <w:rPr>
          <w:rStyle w:val="NormalTok"/>
        </w:rPr>
        <w:t xml:space="preserve"> np.dot(Why.T, dy) </w:t>
      </w:r>
      <w:r>
        <w:rPr>
          <w:rStyle w:val="OperatorTok"/>
        </w:rPr>
        <w:t>+</w:t>
      </w:r>
      <w:r>
        <w:rPr>
          <w:rStyle w:val="NormalTok"/>
        </w:rPr>
        <w:t xml:space="preserve"> dhnext </w:t>
      </w:r>
      <w:r>
        <w:br/>
      </w:r>
      <w:r>
        <w:rPr>
          <w:rStyle w:val="NormalTok"/>
        </w:rPr>
        <w:lastRenderedPageBreak/>
        <w:t xml:space="preserve">        dhraw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hs[t] </w:t>
      </w:r>
      <w:r>
        <w:rPr>
          <w:rStyle w:val="OperatorTok"/>
        </w:rPr>
        <w:t>*</w:t>
      </w:r>
      <w:r>
        <w:rPr>
          <w:rStyle w:val="NormalTok"/>
        </w:rPr>
        <w:t xml:space="preserve"> hs[t]) </w:t>
      </w:r>
      <w:r>
        <w:rPr>
          <w:rStyle w:val="OperatorTok"/>
        </w:rPr>
        <w:t>*</w:t>
      </w:r>
      <w:r>
        <w:rPr>
          <w:rStyle w:val="NormalTok"/>
        </w:rPr>
        <w:t xml:space="preserve"> dh </w:t>
      </w:r>
      <w:r>
        <w:br/>
      </w:r>
      <w:r>
        <w:rPr>
          <w:rStyle w:val="NormalTok"/>
        </w:rPr>
        <w:t xml:space="preserve">        dbh </w:t>
      </w:r>
      <w:r>
        <w:rPr>
          <w:rStyle w:val="OperatorTok"/>
        </w:rPr>
        <w:t>+=</w:t>
      </w:r>
      <w:r>
        <w:rPr>
          <w:rStyle w:val="NormalTok"/>
        </w:rPr>
        <w:t xml:space="preserve"> dhraw </w:t>
      </w:r>
      <w:r>
        <w:br/>
      </w:r>
      <w:r>
        <w:rPr>
          <w:rStyle w:val="NormalTok"/>
        </w:rPr>
        <w:t xml:space="preserve">        dWxh </w:t>
      </w:r>
      <w:r>
        <w:rPr>
          <w:rStyle w:val="OperatorTok"/>
        </w:rPr>
        <w:t>+=</w:t>
      </w:r>
      <w:r>
        <w:rPr>
          <w:rStyle w:val="NormalTok"/>
        </w:rPr>
        <w:t xml:space="preserve"> np.dot(dhraw, xs[t].T) </w:t>
      </w:r>
      <w:r>
        <w:br/>
      </w:r>
      <w:r>
        <w:rPr>
          <w:rStyle w:val="NormalTok"/>
        </w:rPr>
        <w:t xml:space="preserve">        dWhh </w:t>
      </w:r>
      <w:r>
        <w:rPr>
          <w:rStyle w:val="OperatorTok"/>
        </w:rPr>
        <w:t>+=</w:t>
      </w:r>
      <w:r>
        <w:rPr>
          <w:rStyle w:val="NormalTok"/>
        </w:rPr>
        <w:t xml:space="preserve"> np.dot(dhraw, hs[t</w:t>
      </w:r>
      <w:r>
        <w:rPr>
          <w:rStyle w:val="OperatorTok"/>
        </w:rPr>
        <w:t>-</w:t>
      </w:r>
      <w:r>
        <w:rPr>
          <w:rStyle w:val="DecValTok"/>
        </w:rPr>
        <w:t>1</w:t>
      </w:r>
      <w:r>
        <w:rPr>
          <w:rStyle w:val="NormalTok"/>
        </w:rPr>
        <w:t xml:space="preserve">].T) </w:t>
      </w:r>
      <w:r>
        <w:br/>
      </w:r>
      <w:r>
        <w:rPr>
          <w:rStyle w:val="NormalTok"/>
        </w:rPr>
        <w:t xml:space="preserve">        dhnext </w:t>
      </w:r>
      <w:r>
        <w:rPr>
          <w:rStyle w:val="OperatorTok"/>
        </w:rPr>
        <w:t>=</w:t>
      </w:r>
      <w:r>
        <w:rPr>
          <w:rStyle w:val="NormalTok"/>
        </w:rPr>
        <w:t xml:space="preserve"> np.dot(Whh.T, dhraw) </w:t>
      </w:r>
      <w:r>
        <w:br/>
      </w:r>
      <w:r>
        <w:rPr>
          <w:rStyle w:val="NormalTok"/>
        </w:rPr>
        <w:t xml:space="preserve"> </w:t>
      </w:r>
      <w:r>
        <w:br/>
      </w:r>
      <w:r>
        <w:rPr>
          <w:rStyle w:val="NormalTok"/>
        </w:rPr>
        <w:t xml:space="preserve">    </w:t>
      </w:r>
      <w:r>
        <w:rPr>
          <w:rStyle w:val="ControlFlowTok"/>
        </w:rPr>
        <w:t>return</w:t>
      </w:r>
      <w:r>
        <w:rPr>
          <w:rStyle w:val="NormalTok"/>
        </w:rPr>
        <w:t xml:space="preserve"> loss, dWxh, dWhh, dWhy, dbh, dby, hs[</w:t>
      </w:r>
      <w:r>
        <w:rPr>
          <w:rStyle w:val="BuiltInTok"/>
        </w:rPr>
        <w:t>len</w:t>
      </w:r>
      <w:r>
        <w:rPr>
          <w:rStyle w:val="NormalTok"/>
        </w:rPr>
        <w:t>(inputs)</w:t>
      </w:r>
      <w:r>
        <w:rPr>
          <w:rStyle w:val="OperatorTok"/>
        </w:rPr>
        <w:t>-</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每五个为一个序列</w:t>
      </w:r>
      <w:r>
        <w:rPr>
          <w:rStyle w:val="CommentTok"/>
        </w:rPr>
        <w:t xml:space="preserve"> </w:t>
      </w:r>
      <w:r>
        <w:br/>
      </w:r>
      <w:r>
        <w:rPr>
          <w:rStyle w:val="NormalTok"/>
        </w:rPr>
        <w:t xml:space="preserve">length </w:t>
      </w:r>
      <w:r>
        <w:rPr>
          <w:rStyle w:val="OperatorTok"/>
        </w:rPr>
        <w:t>=</w:t>
      </w:r>
      <w:r>
        <w:rPr>
          <w:rStyle w:val="NormalTok"/>
        </w:rPr>
        <w:t xml:space="preserve"> </w:t>
      </w:r>
      <w:r>
        <w:rPr>
          <w:rStyle w:val="DecValTok"/>
        </w:rPr>
        <w:t>5</w:t>
      </w:r>
      <w:r>
        <w:rPr>
          <w:rStyle w:val="NormalTok"/>
        </w:rPr>
        <w:t xml:space="preserve">  </w:t>
      </w:r>
      <w:r>
        <w:br/>
      </w:r>
      <w:r>
        <w:rPr>
          <w:rStyle w:val="CommentTok"/>
        </w:rPr>
        <w:t xml:space="preserve"># </w:t>
      </w:r>
      <w:r>
        <w:rPr>
          <w:rStyle w:val="CommentTok"/>
        </w:rPr>
        <w:t>训练参数</w:t>
      </w:r>
      <w:r>
        <w:rPr>
          <w:rStyle w:val="CommentTok"/>
        </w:rPr>
        <w:t xml:space="preserve"> </w:t>
      </w:r>
      <w:r>
        <w:br/>
      </w:r>
      <w:r>
        <w:rPr>
          <w:rStyle w:val="NormalTok"/>
        </w:rPr>
        <w:t xml:space="preserve">num </w:t>
      </w:r>
      <w:r>
        <w:rPr>
          <w:rStyle w:val="OperatorTok"/>
        </w:rPr>
        <w:t>=</w:t>
      </w:r>
      <w:r>
        <w:rPr>
          <w:rStyle w:val="NormalTok"/>
        </w:rPr>
        <w:t xml:space="preserve"> </w:t>
      </w:r>
      <w:r>
        <w:rPr>
          <w:rStyle w:val="DecValTok"/>
        </w:rPr>
        <w:t>100000</w:t>
      </w:r>
      <w:r>
        <w:rPr>
          <w:rStyle w:val="NormalTok"/>
        </w:rPr>
        <w:t xml:space="preserve">  </w:t>
      </w:r>
      <w:r>
        <w:rPr>
          <w:rStyle w:val="CommentTok"/>
        </w:rPr>
        <w:t xml:space="preserve"># </w:t>
      </w:r>
      <w:r>
        <w:rPr>
          <w:rStyle w:val="CommentTok"/>
        </w:rPr>
        <w:t>迭代次数</w:t>
      </w:r>
      <w:r>
        <w:rPr>
          <w:rStyle w:val="CommentTok"/>
        </w:rPr>
        <w:t xml:space="preserve"> </w:t>
      </w:r>
      <w:r>
        <w:br/>
      </w:r>
      <w:r>
        <w:rPr>
          <w:rStyle w:val="NormalTok"/>
        </w:rPr>
        <w:t xml:space="preserve">patience </w:t>
      </w:r>
      <w:r>
        <w:rPr>
          <w:rStyle w:val="OperatorTok"/>
        </w:rPr>
        <w:t>=</w:t>
      </w:r>
      <w:r>
        <w:rPr>
          <w:rStyle w:val="NormalTok"/>
        </w:rPr>
        <w:t xml:space="preserve"> </w:t>
      </w:r>
      <w:r>
        <w:rPr>
          <w:rStyle w:val="DecValTok"/>
        </w:rPr>
        <w:t>800</w:t>
      </w:r>
      <w:r>
        <w:rPr>
          <w:rStyle w:val="NormalTok"/>
        </w:rPr>
        <w:t xml:space="preserve">   </w:t>
      </w:r>
      <w:r>
        <w:rPr>
          <w:rStyle w:val="CommentTok"/>
        </w:rPr>
        <w:t xml:space="preserve"># </w:t>
      </w:r>
      <w:r>
        <w:rPr>
          <w:rStyle w:val="CommentTok"/>
        </w:rPr>
        <w:t>耐心值</w:t>
      </w:r>
      <w:r>
        <w:rPr>
          <w:rStyle w:val="CommentTok"/>
        </w:rPr>
        <w:t xml:space="preserve"> </w:t>
      </w:r>
      <w:r>
        <w:br/>
      </w:r>
      <w:r>
        <w:rPr>
          <w:rStyle w:val="NormalTok"/>
        </w:rPr>
        <w:t xml:space="preserve"> </w:t>
      </w:r>
      <w:r>
        <w:br/>
      </w:r>
      <w:r>
        <w:rPr>
          <w:rStyle w:val="KeywordTok"/>
        </w:rPr>
        <w:t>def</w:t>
      </w:r>
      <w:r>
        <w:rPr>
          <w:rStyle w:val="NormalTok"/>
        </w:rPr>
        <w:t xml:space="preserve"> train(data, num, patience</w:t>
      </w:r>
      <w:r>
        <w:rPr>
          <w:rStyle w:val="OperatorTok"/>
        </w:rPr>
        <w:t>=</w:t>
      </w:r>
      <w:r>
        <w:rPr>
          <w:rStyle w:val="DecValTok"/>
        </w:rPr>
        <w:t>500</w:t>
      </w:r>
      <w:r>
        <w:rPr>
          <w:rStyle w:val="NormalTok"/>
        </w:rPr>
        <w:t xml:space="preserve">): </w:t>
      </w:r>
      <w:r>
        <w:br/>
      </w:r>
      <w:r>
        <w:rPr>
          <w:rStyle w:val="NormalTok"/>
        </w:rPr>
        <w:t xml:space="preserve">    </w:t>
      </w:r>
      <w:r>
        <w:rPr>
          <w:rStyle w:val="KeywordTok"/>
        </w:rPr>
        <w:t>global</w:t>
      </w:r>
      <w:r>
        <w:rPr>
          <w:rStyle w:val="NormalTok"/>
        </w:rPr>
        <w:t xml:space="preserve"> Wxh, Whh, Why, bh, by  </w:t>
      </w:r>
      <w:r>
        <w:rPr>
          <w:rStyle w:val="CommentTok"/>
        </w:rPr>
        <w:t xml:space="preserve"># </w:t>
      </w:r>
      <w:r>
        <w:rPr>
          <w:rStyle w:val="CommentTok"/>
        </w:rPr>
        <w:t>全局</w:t>
      </w:r>
      <w:r>
        <w:rPr>
          <w:rStyle w:val="CommentTok"/>
        </w:rPr>
        <w:t xml:space="preserve"> </w:t>
      </w:r>
      <w:r>
        <w:br/>
      </w:r>
      <w:r>
        <w:rPr>
          <w:rStyle w:val="NormalTok"/>
        </w:rPr>
        <w:t xml:space="preserve"> </w:t>
      </w:r>
      <w:r>
        <w:br/>
      </w:r>
      <w:r>
        <w:rPr>
          <w:rStyle w:val="NormalTok"/>
        </w:rPr>
        <w:t xml:space="preserve">    lowest_loss </w:t>
      </w:r>
      <w:r>
        <w:rPr>
          <w:rStyle w:val="OperatorTok"/>
        </w:rPr>
        <w:t>=</w:t>
      </w:r>
      <w:r>
        <w:rPr>
          <w:rStyle w:val="NormalTok"/>
        </w:rPr>
        <w:t xml:space="preserve"> np.inf </w:t>
      </w:r>
      <w:r>
        <w:rPr>
          <w:rStyle w:val="CommentTok"/>
        </w:rPr>
        <w:t xml:space="preserve"># </w:t>
      </w:r>
      <w:proofErr w:type="gramStart"/>
      <w:r>
        <w:rPr>
          <w:rStyle w:val="CommentTok"/>
        </w:rPr>
        <w:t>迭代找最小</w:t>
      </w:r>
      <w:proofErr w:type="gramEnd"/>
      <w:r>
        <w:rPr>
          <w:rStyle w:val="CommentTok"/>
        </w:rPr>
        <w:t xml:space="preserve"> </w:t>
      </w:r>
      <w:r>
        <w:br/>
      </w:r>
      <w:r>
        <w:rPr>
          <w:rStyle w:val="NormalTok"/>
        </w:rPr>
        <w:t xml:space="preserve">    best </w:t>
      </w:r>
      <w:r>
        <w:rPr>
          <w:rStyle w:val="OperatorTok"/>
        </w:rPr>
        <w:t>=</w:t>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n, p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losses </w:t>
      </w:r>
      <w:r>
        <w:rPr>
          <w:rStyle w:val="OperatorTok"/>
        </w:rPr>
        <w:t>=</w:t>
      </w:r>
      <w:r>
        <w:rPr>
          <w:rStyle w:val="NormalTok"/>
        </w:rPr>
        <w:t xml:space="preserve"> [] </w:t>
      </w:r>
      <w:r>
        <w:rPr>
          <w:rStyle w:val="CommentTok"/>
        </w:rPr>
        <w:t xml:space="preserve"># </w:t>
      </w:r>
      <w:r>
        <w:rPr>
          <w:rStyle w:val="CommentTok"/>
        </w:rPr>
        <w:t>记录</w:t>
      </w:r>
      <w:r>
        <w:rPr>
          <w:rStyle w:val="CommentTok"/>
        </w:rPr>
        <w:t xml:space="preserve">loss </w:t>
      </w:r>
      <w:r>
        <w:br/>
      </w:r>
      <w:r>
        <w:rPr>
          <w:rStyle w:val="NormalTok"/>
        </w:rPr>
        <w:t xml:space="preserve">    lossess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(num): </w:t>
      </w:r>
      <w:r>
        <w:br/>
      </w:r>
      <w:r>
        <w:rPr>
          <w:rStyle w:val="NormalTok"/>
        </w:rPr>
        <w:t xml:space="preserve">        </w:t>
      </w:r>
      <w:r>
        <w:rPr>
          <w:rStyle w:val="ControlFlowTok"/>
        </w:rPr>
        <w:t>if</w:t>
      </w:r>
      <w:r>
        <w:rPr>
          <w:rStyle w:val="NormalTok"/>
        </w:rPr>
        <w:t xml:space="preserve"> p </w:t>
      </w:r>
      <w:r>
        <w:rPr>
          <w:rStyle w:val="OperatorTok"/>
        </w:rPr>
        <w:t>+</w:t>
      </w:r>
      <w:r>
        <w:rPr>
          <w:rStyle w:val="NormalTok"/>
        </w:rPr>
        <w:t xml:space="preserve"> length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r>
        <w:rPr>
          <w:rStyle w:val="BuiltInTok"/>
        </w:rPr>
        <w:t>len</w:t>
      </w:r>
      <w:r>
        <w:rPr>
          <w:rStyle w:val="NormalTok"/>
        </w:rPr>
        <w:t xml:space="preserve">(data) </w:t>
      </w:r>
      <w:r>
        <w:rPr>
          <w:rStyle w:val="KeywordTok"/>
        </w:rPr>
        <w:t>or</w:t>
      </w:r>
      <w:r>
        <w:rPr>
          <w:rStyle w:val="NormalTok"/>
        </w:rPr>
        <w:t xml:space="preserve"> n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p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inputs </w:t>
      </w:r>
      <w:r>
        <w:rPr>
          <w:rStyle w:val="OperatorTok"/>
        </w:rPr>
        <w:t>=</w:t>
      </w:r>
      <w:r>
        <w:rPr>
          <w:rStyle w:val="NormalTok"/>
        </w:rPr>
        <w:t xml:space="preserve"> [char_to_index[data[p]]] </w:t>
      </w:r>
      <w:r>
        <w:br/>
      </w:r>
      <w:r>
        <w:rPr>
          <w:rStyle w:val="NormalTok"/>
        </w:rPr>
        <w:t xml:space="preserve">        targets </w:t>
      </w:r>
      <w:r>
        <w:rPr>
          <w:rStyle w:val="OperatorTok"/>
        </w:rPr>
        <w:t>=</w:t>
      </w:r>
      <w:r>
        <w:rPr>
          <w:rStyle w:val="NormalTok"/>
        </w:rPr>
        <w:t xml:space="preserve"> [char_to_index[ch] </w:t>
      </w:r>
      <w:r>
        <w:rPr>
          <w:rStyle w:val="ControlFlowTok"/>
        </w:rPr>
        <w:t>for</w:t>
      </w:r>
      <w:r>
        <w:rPr>
          <w:rStyle w:val="NormalTok"/>
        </w:rPr>
        <w:t xml:space="preserve"> ch </w:t>
      </w:r>
      <w:r>
        <w:rPr>
          <w:rStyle w:val="KeywordTok"/>
        </w:rPr>
        <w:t>in</w:t>
      </w:r>
      <w:r>
        <w:rPr>
          <w:rStyle w:val="NormalTok"/>
        </w:rPr>
        <w:t xml:space="preserve"> data[p</w:t>
      </w:r>
      <w:r>
        <w:rPr>
          <w:rStyle w:val="OperatorTok"/>
        </w:rPr>
        <w:t>+</w:t>
      </w:r>
      <w:r>
        <w:rPr>
          <w:rStyle w:val="DecValTok"/>
        </w:rPr>
        <w:t>1</w:t>
      </w:r>
      <w:r>
        <w:rPr>
          <w:rStyle w:val="NormalTok"/>
        </w:rPr>
        <w:t>:p</w:t>
      </w:r>
      <w:r>
        <w:rPr>
          <w:rStyle w:val="OperatorTok"/>
        </w:rPr>
        <w:t>+</w:t>
      </w:r>
      <w:r>
        <w:rPr>
          <w:rStyle w:val="NormalTok"/>
        </w:rPr>
        <w:t>length</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loss, dWxh, dWhh, dWhy, dbh, dby, hprev </w:t>
      </w:r>
      <w:r>
        <w:rPr>
          <w:rStyle w:val="OperatorTok"/>
        </w:rPr>
        <w:t>=</w:t>
      </w:r>
      <w:r>
        <w:rPr>
          <w:rStyle w:val="NormalTok"/>
        </w:rPr>
        <w:t xml:space="preserve"> forward_backward(inputs, targets, hprev) </w:t>
      </w:r>
      <w:r>
        <w:br/>
      </w:r>
      <w:r>
        <w:rPr>
          <w:rStyle w:val="NormalTok"/>
        </w:rPr>
        <w:t xml:space="preserve"> </w:t>
      </w:r>
      <w:r>
        <w:br/>
      </w:r>
      <w:r>
        <w:rPr>
          <w:rStyle w:val="NormalTok"/>
        </w:rPr>
        <w:t xml:space="preserve">        </w:t>
      </w:r>
      <w:r>
        <w:rPr>
          <w:rStyle w:val="CommentTok"/>
        </w:rPr>
        <w:t xml:space="preserve"># </w:t>
      </w:r>
      <w:r>
        <w:rPr>
          <w:rStyle w:val="CommentTok"/>
        </w:rPr>
        <w:t>梯度下降</w:t>
      </w:r>
      <w:r>
        <w:rPr>
          <w:rStyle w:val="CommentTok"/>
        </w:rPr>
        <w:t xml:space="preserve"> </w:t>
      </w:r>
      <w:r>
        <w:br/>
      </w:r>
      <w:r>
        <w:rPr>
          <w:rStyle w:val="NormalTok"/>
        </w:rPr>
        <w:t xml:space="preserve">        </w:t>
      </w:r>
      <w:r>
        <w:rPr>
          <w:rStyle w:val="ControlFlowTok"/>
        </w:rPr>
        <w:t>for</w:t>
      </w:r>
      <w:r>
        <w:rPr>
          <w:rStyle w:val="NormalTok"/>
        </w:rPr>
        <w:t xml:space="preserve"> param, dparam </w:t>
      </w:r>
      <w:r>
        <w:rPr>
          <w:rStyle w:val="KeywordTok"/>
        </w:rPr>
        <w:t>in</w:t>
      </w:r>
      <w:r>
        <w:rPr>
          <w:rStyle w:val="NormalTok"/>
        </w:rPr>
        <w:t xml:space="preserve"> </w:t>
      </w:r>
      <w:r>
        <w:rPr>
          <w:rStyle w:val="BuiltInTok"/>
        </w:rPr>
        <w:t>zip</w:t>
      </w:r>
      <w:r>
        <w:rPr>
          <w:rStyle w:val="NormalTok"/>
        </w:rPr>
        <w:t xml:space="preserve">([Wxh, Whh, Why, bh, by], [dWxh, dWhh, dWhy, dbh, dby]): </w:t>
      </w:r>
      <w:r>
        <w:br/>
      </w:r>
      <w:r>
        <w:rPr>
          <w:rStyle w:val="NormalTok"/>
        </w:rPr>
        <w:t xml:space="preserve">            param </w:t>
      </w:r>
      <w:r>
        <w:rPr>
          <w:rStyle w:val="OperatorTok"/>
        </w:rPr>
        <w:t>+=</w:t>
      </w:r>
      <w:r>
        <w:rPr>
          <w:rStyle w:val="NormalTok"/>
        </w:rPr>
        <w:t xml:space="preserve"> </w:t>
      </w:r>
      <w:r>
        <w:rPr>
          <w:rStyle w:val="OperatorTok"/>
        </w:rPr>
        <w:t>-</w:t>
      </w:r>
      <w:r>
        <w:rPr>
          <w:rStyle w:val="NormalTok"/>
        </w:rPr>
        <w:t xml:space="preserve">rate </w:t>
      </w:r>
      <w:r>
        <w:rPr>
          <w:rStyle w:val="OperatorTok"/>
        </w:rPr>
        <w:t>*</w:t>
      </w:r>
      <w:r>
        <w:rPr>
          <w:rStyle w:val="NormalTok"/>
        </w:rPr>
        <w:t xml:space="preserve"> dparam </w:t>
      </w:r>
      <w:r>
        <w:br/>
      </w:r>
      <w:r>
        <w:rPr>
          <w:rStyle w:val="NormalTok"/>
        </w:rPr>
        <w:t xml:space="preserve"> </w:t>
      </w:r>
      <w:r>
        <w:br/>
      </w:r>
      <w:r>
        <w:rPr>
          <w:rStyle w:val="NormalTok"/>
        </w:rPr>
        <w:t xml:space="preserve">        p </w:t>
      </w:r>
      <w:r>
        <w:rPr>
          <w:rStyle w:val="OperatorTok"/>
        </w:rPr>
        <w:t>+=</w:t>
      </w:r>
      <w:r>
        <w:rPr>
          <w:rStyle w:val="NormalTok"/>
        </w:rPr>
        <w:t xml:space="preserve"> length   </w:t>
      </w:r>
      <w:r>
        <w:br/>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n</w:t>
      </w:r>
      <w:r>
        <w:rPr>
          <w:rStyle w:val="OperatorTok"/>
        </w:rPr>
        <w:t>%</w:t>
      </w:r>
      <w:r>
        <w:rPr>
          <w:rStyle w:val="DecValTok"/>
        </w:rPr>
        <w:t>10</w:t>
      </w:r>
      <w:r>
        <w:rPr>
          <w:rStyle w:val="NormalTok"/>
        </w:rPr>
        <w:t xml:space="preserve"> </w:t>
      </w:r>
      <w:r>
        <w:rPr>
          <w:rStyle w:val="OperatorTok"/>
        </w:rPr>
        <w:t>==</w:t>
      </w:r>
      <w:r>
        <w:rPr>
          <w:rStyle w:val="DecValTok"/>
        </w:rPr>
        <w:t>0</w:t>
      </w:r>
      <w:r>
        <w:rPr>
          <w:rStyle w:val="NormalTok"/>
        </w:rPr>
        <w:t xml:space="preserve">: </w:t>
      </w:r>
      <w:r>
        <w:br/>
      </w:r>
      <w:r>
        <w:rPr>
          <w:rStyle w:val="NormalTok"/>
        </w:rPr>
        <w:lastRenderedPageBreak/>
        <w:t xml:space="preserve">            lossess.append(loss) </w:t>
      </w:r>
      <w:r>
        <w:br/>
      </w:r>
      <w:r>
        <w:rPr>
          <w:rStyle w:val="NormalTok"/>
        </w:rPr>
        <w:t xml:space="preserve">        </w:t>
      </w:r>
      <w:r>
        <w:rPr>
          <w:rStyle w:val="ControlFlowTok"/>
        </w:rPr>
        <w:t>if</w:t>
      </w:r>
      <w:r>
        <w:rPr>
          <w:rStyle w:val="NormalTok"/>
        </w:rPr>
        <w:t xml:space="preserve"> n </w:t>
      </w:r>
      <w:r>
        <w:rPr>
          <w:rStyle w:val="OperatorTok"/>
        </w:rPr>
        <w:t>%</w:t>
      </w:r>
      <w:r>
        <w:rPr>
          <w:rStyle w:val="NormalTok"/>
        </w:rPr>
        <w:t xml:space="preserve"> </w:t>
      </w:r>
      <w:r>
        <w:rPr>
          <w:rStyle w:val="DecValTok"/>
        </w:rPr>
        <w:t>2000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pecialStringTok"/>
        </w:rPr>
        <w:t xml:space="preserve">f"Epoch </w:t>
      </w:r>
      <w:r>
        <w:rPr>
          <w:rStyle w:val="SpecialCharTok"/>
        </w:rPr>
        <w:t>{</w:t>
      </w:r>
      <w:r>
        <w:rPr>
          <w:rStyle w:val="NormalTok"/>
        </w:rPr>
        <w:t>n</w:t>
      </w:r>
      <w:r>
        <w:rPr>
          <w:rStyle w:val="SpecialCharTok"/>
        </w:rPr>
        <w:t>}</w:t>
      </w:r>
      <w:r>
        <w:rPr>
          <w:rStyle w:val="SpecialStringTok"/>
        </w:rPr>
        <w:t xml:space="preserve">, Loss: </w:t>
      </w:r>
      <w:r>
        <w:rPr>
          <w:rStyle w:val="SpecialCharTok"/>
        </w:rPr>
        <w:t>{</w:t>
      </w:r>
      <w:r>
        <w:rPr>
          <w:rStyle w:val="NormalTok"/>
        </w:rPr>
        <w:t>loss</w:t>
      </w:r>
      <w:r>
        <w:rPr>
          <w:rStyle w:val="SpecialCharTok"/>
        </w:rPr>
        <w:t>}</w:t>
      </w:r>
      <w:r>
        <w:rPr>
          <w:rStyle w:val="SpecialStringTok"/>
        </w:rPr>
        <w:t>"</w:t>
      </w:r>
      <w:r>
        <w:rPr>
          <w:rStyle w:val="NormalTok"/>
        </w:rPr>
        <w:t xml:space="preserve">) </w:t>
      </w:r>
      <w:r>
        <w:br/>
      </w:r>
      <w:r>
        <w:rPr>
          <w:rStyle w:val="NormalTok"/>
        </w:rPr>
        <w:t xml:space="preserve">            losses.append(loss) </w:t>
      </w:r>
      <w:r>
        <w:br/>
      </w:r>
      <w:r>
        <w:rPr>
          <w:rStyle w:val="NormalTok"/>
        </w:rPr>
        <w:t xml:space="preserve">         </w:t>
      </w:r>
      <w:r>
        <w:br/>
      </w:r>
      <w:r>
        <w:rPr>
          <w:rStyle w:val="NormalTok"/>
        </w:rPr>
        <w:t xml:space="preserve">        </w:t>
      </w:r>
      <w:r>
        <w:rPr>
          <w:rStyle w:val="ControlFlowTok"/>
        </w:rPr>
        <w:t>if</w:t>
      </w:r>
      <w:r>
        <w:rPr>
          <w:rStyle w:val="NormalTok"/>
        </w:rPr>
        <w:t xml:space="preserve"> loss </w:t>
      </w:r>
      <w:r>
        <w:rPr>
          <w:rStyle w:val="OperatorTok"/>
        </w:rPr>
        <w:t>&lt;</w:t>
      </w:r>
      <w:r>
        <w:rPr>
          <w:rStyle w:val="NormalTok"/>
        </w:rPr>
        <w:t xml:space="preserve"> lowest_loss: </w:t>
      </w:r>
      <w:r>
        <w:br/>
      </w:r>
      <w:r>
        <w:rPr>
          <w:rStyle w:val="NormalTok"/>
        </w:rPr>
        <w:t xml:space="preserve">            lowest_loss </w:t>
      </w:r>
      <w:r>
        <w:rPr>
          <w:rStyle w:val="OperatorTok"/>
        </w:rPr>
        <w:t>=</w:t>
      </w:r>
      <w:r>
        <w:rPr>
          <w:rStyle w:val="NormalTok"/>
        </w:rPr>
        <w:t xml:space="preserve"> loss </w:t>
      </w:r>
      <w:r>
        <w:br/>
      </w:r>
      <w:r>
        <w:rPr>
          <w:rStyle w:val="NormalTok"/>
        </w:rPr>
        <w:t xml:space="preserve">            best </w:t>
      </w:r>
      <w:r>
        <w:rPr>
          <w:rStyle w:val="OperatorTok"/>
        </w:rPr>
        <w:t>=</w:t>
      </w:r>
      <w:r>
        <w:rPr>
          <w:rStyle w:val="NormalTok"/>
        </w:rPr>
        <w:t xml:space="preserve"> { </w:t>
      </w:r>
      <w:r>
        <w:br/>
      </w:r>
      <w:r>
        <w:rPr>
          <w:rStyle w:val="NormalTok"/>
        </w:rPr>
        <w:t xml:space="preserve">                </w:t>
      </w:r>
      <w:r>
        <w:rPr>
          <w:rStyle w:val="StringTok"/>
        </w:rPr>
        <w:t>'Wxh'</w:t>
      </w:r>
      <w:r>
        <w:rPr>
          <w:rStyle w:val="NormalTok"/>
        </w:rPr>
        <w:t xml:space="preserve">: Wxh.copy(),  </w:t>
      </w:r>
      <w:r>
        <w:br/>
      </w:r>
      <w:r>
        <w:rPr>
          <w:rStyle w:val="NormalTok"/>
        </w:rPr>
        <w:t xml:space="preserve">                </w:t>
      </w:r>
      <w:r>
        <w:rPr>
          <w:rStyle w:val="StringTok"/>
        </w:rPr>
        <w:t>'Whh'</w:t>
      </w:r>
      <w:r>
        <w:rPr>
          <w:rStyle w:val="NormalTok"/>
        </w:rPr>
        <w:t xml:space="preserve">: Whh.copy(),  </w:t>
      </w:r>
      <w:r>
        <w:br/>
      </w:r>
      <w:r>
        <w:rPr>
          <w:rStyle w:val="NormalTok"/>
        </w:rPr>
        <w:t xml:space="preserve">                </w:t>
      </w:r>
      <w:r>
        <w:rPr>
          <w:rStyle w:val="StringTok"/>
        </w:rPr>
        <w:t>'Why'</w:t>
      </w:r>
      <w:r>
        <w:rPr>
          <w:rStyle w:val="NormalTok"/>
        </w:rPr>
        <w:t xml:space="preserve">: Why.copy(),  </w:t>
      </w:r>
      <w:r>
        <w:br/>
      </w:r>
      <w:r>
        <w:rPr>
          <w:rStyle w:val="NormalTok"/>
        </w:rPr>
        <w:t xml:space="preserve">                </w:t>
      </w:r>
      <w:r>
        <w:rPr>
          <w:rStyle w:val="StringTok"/>
        </w:rPr>
        <w:t>'bh'</w:t>
      </w:r>
      <w:r>
        <w:rPr>
          <w:rStyle w:val="NormalTok"/>
        </w:rPr>
        <w:t xml:space="preserve">: bh.copy(),  </w:t>
      </w:r>
      <w:r>
        <w:br/>
      </w:r>
      <w:r>
        <w:rPr>
          <w:rStyle w:val="NormalTok"/>
        </w:rPr>
        <w:t xml:space="preserve">                </w:t>
      </w:r>
      <w:r>
        <w:rPr>
          <w:rStyle w:val="StringTok"/>
        </w:rPr>
        <w:t>'by'</w:t>
      </w:r>
      <w:r>
        <w:rPr>
          <w:rStyle w:val="NormalTok"/>
        </w:rPr>
        <w:t xml:space="preserve">: by.copy() </w:t>
      </w:r>
      <w:r>
        <w:br/>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counter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r>
        <w:rPr>
          <w:rStyle w:val="CommentTok"/>
        </w:rPr>
        <w:t xml:space="preserve"># if counter &gt; patience: </w:t>
      </w:r>
      <w:r>
        <w:br/>
      </w:r>
      <w:r>
        <w:rPr>
          <w:rStyle w:val="NormalTok"/>
        </w:rPr>
        <w:t xml:space="preserve">        </w:t>
      </w:r>
      <w:r>
        <w:rPr>
          <w:rStyle w:val="CommentTok"/>
        </w:rPr>
        <w:t xml:space="preserve">#     print(f"Early stopping at iteration {n}, Lowest loss: {lowest_loss}") </w:t>
      </w:r>
      <w:r>
        <w:br/>
      </w:r>
      <w:r>
        <w:rPr>
          <w:rStyle w:val="NormalTok"/>
        </w:rPr>
        <w:t xml:space="preserve">        </w:t>
      </w:r>
      <w:r>
        <w:rPr>
          <w:rStyle w:val="CommentTok"/>
        </w:rPr>
        <w:t xml:space="preserve">#     break </w:t>
      </w:r>
      <w:r>
        <w:br/>
      </w:r>
      <w:r>
        <w:rPr>
          <w:rStyle w:val="NormalTok"/>
        </w:rPr>
        <w:t xml:space="preserve"> </w:t>
      </w:r>
      <w:r>
        <w:br/>
      </w:r>
      <w:r>
        <w:rPr>
          <w:rStyle w:val="NormalTok"/>
        </w:rPr>
        <w:t xml:space="preserve">    Wxh, Whh, Why, bh, by </w:t>
      </w:r>
      <w:r>
        <w:rPr>
          <w:rStyle w:val="OperatorTok"/>
        </w:rPr>
        <w:t>=</w:t>
      </w:r>
      <w:r>
        <w:rPr>
          <w:rStyle w:val="NormalTok"/>
        </w:rPr>
        <w:t xml:space="preserve"> best.values() </w:t>
      </w:r>
      <w:r>
        <w:br/>
      </w:r>
      <w:r>
        <w:rPr>
          <w:rStyle w:val="NormalTok"/>
        </w:rPr>
        <w:t xml:space="preserve">    plt.plot(</w:t>
      </w:r>
      <w:r>
        <w:rPr>
          <w:rStyle w:val="BuiltInTok"/>
        </w:rPr>
        <w:t>range</w:t>
      </w:r>
      <w:r>
        <w:rPr>
          <w:rStyle w:val="NormalTok"/>
        </w:rPr>
        <w:t>(</w:t>
      </w:r>
      <w:r>
        <w:rPr>
          <w:rStyle w:val="BuiltInTok"/>
        </w:rPr>
        <w:t>len</w:t>
      </w:r>
      <w:r>
        <w:rPr>
          <w:rStyle w:val="NormalTok"/>
        </w:rPr>
        <w:t xml:space="preserve">(losses)),losses)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plt.scatter(</w:t>
      </w:r>
      <w:r>
        <w:rPr>
          <w:rStyle w:val="BuiltInTok"/>
        </w:rPr>
        <w:t>range</w:t>
      </w:r>
      <w:r>
        <w:rPr>
          <w:rStyle w:val="NormalTok"/>
        </w:rPr>
        <w:t>(</w:t>
      </w:r>
      <w:r>
        <w:rPr>
          <w:rStyle w:val="BuiltInTok"/>
        </w:rPr>
        <w:t>len</w:t>
      </w:r>
      <w:r>
        <w:rPr>
          <w:rStyle w:val="NormalTok"/>
        </w:rPr>
        <w:t>(lossess)), lossess, color</w:t>
      </w:r>
      <w:r>
        <w:rPr>
          <w:rStyle w:val="OperatorTok"/>
        </w:rPr>
        <w:t>=</w:t>
      </w:r>
      <w:r>
        <w:rPr>
          <w:rStyle w:val="StringTok"/>
        </w:rPr>
        <w:t>'red'</w:t>
      </w:r>
      <w:r>
        <w:rPr>
          <w:rStyle w:val="NormalTok"/>
        </w:rPr>
        <w:t>, marker</w:t>
      </w:r>
      <w:r>
        <w:rPr>
          <w:rStyle w:val="OperatorTok"/>
        </w:rPr>
        <w:t>=</w:t>
      </w:r>
      <w:r>
        <w:rPr>
          <w:rStyle w:val="StringTok"/>
        </w:rPr>
        <w:t>'o'</w:t>
      </w:r>
      <w:r>
        <w:rPr>
          <w:rStyle w:val="NormalTok"/>
        </w:rPr>
        <w:t xml:space="preserve">)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w:t>
      </w:r>
      <w:r>
        <w:rPr>
          <w:rStyle w:val="ControlFlowTok"/>
        </w:rPr>
        <w:t>return</w:t>
      </w:r>
      <w:r>
        <w:rPr>
          <w:rStyle w:val="NormalTok"/>
        </w:rPr>
        <w:t xml:space="preserve"> best, lowest_loss </w:t>
      </w:r>
      <w:r>
        <w:br/>
      </w:r>
      <w:r>
        <w:rPr>
          <w:rStyle w:val="NormalTok"/>
        </w:rPr>
        <w:t xml:space="preserve"> </w:t>
      </w:r>
      <w:r>
        <w:br/>
      </w:r>
      <w:r>
        <w:rPr>
          <w:rStyle w:val="NormalTok"/>
        </w:rPr>
        <w:t xml:space="preserve"> </w:t>
      </w:r>
      <w:r>
        <w:br/>
      </w:r>
      <w:r>
        <w:rPr>
          <w:rStyle w:val="NormalTok"/>
        </w:rPr>
        <w:t xml:space="preserve">best_params, lowest_loss </w:t>
      </w:r>
      <w:r>
        <w:rPr>
          <w:rStyle w:val="OperatorTok"/>
        </w:rPr>
        <w:t>=</w:t>
      </w:r>
      <w:r>
        <w:rPr>
          <w:rStyle w:val="NormalTok"/>
        </w:rPr>
        <w:t xml:space="preserve"> train(words, num, patience) </w:t>
      </w:r>
      <w:r>
        <w:br/>
      </w:r>
      <w:r>
        <w:rPr>
          <w:rStyle w:val="NormalTok"/>
        </w:rPr>
        <w:t xml:space="preserve"> </w:t>
      </w:r>
      <w:r>
        <w:br/>
      </w:r>
      <w:r>
        <w:rPr>
          <w:rStyle w:val="BuiltInTok"/>
        </w:rPr>
        <w:t>print</w:t>
      </w:r>
      <w:r>
        <w:rPr>
          <w:rStyle w:val="NormalTok"/>
        </w:rPr>
        <w:t>(</w:t>
      </w:r>
      <w:r>
        <w:rPr>
          <w:rStyle w:val="SpecialStringTok"/>
        </w:rPr>
        <w:t xml:space="preserve">f"lowest loss: </w:t>
      </w:r>
      <w:r>
        <w:rPr>
          <w:rStyle w:val="SpecialCharTok"/>
        </w:rPr>
        <w:t>{</w:t>
      </w:r>
      <w:r>
        <w:rPr>
          <w:rStyle w:val="NormalTok"/>
        </w:rPr>
        <w:t>lowest_loss</w:t>
      </w:r>
      <w:r>
        <w:rPr>
          <w:rStyle w:val="SpecialCharTok"/>
        </w:rPr>
        <w:t>}</w:t>
      </w:r>
      <w:r>
        <w:rPr>
          <w:rStyle w:val="SpecialStringTok"/>
        </w:rPr>
        <w:t>"</w:t>
      </w:r>
      <w:r>
        <w:rPr>
          <w:rStyle w:val="NormalTok"/>
        </w:rPr>
        <w:t xml:space="preserve">) </w:t>
      </w:r>
      <w:r>
        <w:br/>
      </w:r>
      <w:r>
        <w:rPr>
          <w:rStyle w:val="KeywordTok"/>
        </w:rPr>
        <w:t>def</w:t>
      </w:r>
      <w:r>
        <w:rPr>
          <w:rStyle w:val="NormalTok"/>
        </w:rPr>
        <w:t xml:space="preserve"> generate_line(start_word, length</w:t>
      </w:r>
      <w:r>
        <w:rPr>
          <w:rStyle w:val="OperatorTok"/>
        </w:rPr>
        <w:t>=</w:t>
      </w:r>
      <w:r>
        <w:rPr>
          <w:rStyle w:val="DecValTok"/>
        </w:rPr>
        <w:t>5</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start_word </w:t>
      </w:r>
      <w:r>
        <w:rPr>
          <w:rStyle w:val="KeywordTok"/>
        </w:rPr>
        <w:t>not</w:t>
      </w:r>
      <w:r>
        <w:rPr>
          <w:rStyle w:val="NormalTok"/>
        </w:rPr>
        <w:t xml:space="preserve"> </w:t>
      </w:r>
      <w:r>
        <w:rPr>
          <w:rStyle w:val="KeywordTok"/>
        </w:rPr>
        <w:t>in</w:t>
      </w:r>
      <w:r>
        <w:rPr>
          <w:rStyle w:val="NormalTok"/>
        </w:rPr>
        <w:t xml:space="preserve"> char_to_index: </w:t>
      </w:r>
      <w:r>
        <w:br/>
      </w:r>
      <w:r>
        <w:rPr>
          <w:rStyle w:val="NormalTok"/>
        </w:rPr>
        <w:lastRenderedPageBreak/>
        <w:t xml:space="preserve">        </w:t>
      </w:r>
      <w:r>
        <w:rPr>
          <w:rStyle w:val="CommentTok"/>
        </w:rPr>
        <w:t xml:space="preserve"># </w:t>
      </w:r>
      <w:r>
        <w:rPr>
          <w:rStyle w:val="CommentTok"/>
        </w:rPr>
        <w:t>如果起始词不在词汇表中，随机选择一个词</w:t>
      </w:r>
      <w:r>
        <w:rPr>
          <w:rStyle w:val="CommentTok"/>
        </w:rPr>
        <w:t xml:space="preserve"> </w:t>
      </w:r>
      <w:r>
        <w:br/>
      </w:r>
      <w:r>
        <w:rPr>
          <w:rStyle w:val="NormalTok"/>
        </w:rPr>
        <w:t xml:space="preserve">        random_word </w:t>
      </w:r>
      <w:r>
        <w:rPr>
          <w:rStyle w:val="OperatorTok"/>
        </w:rPr>
        <w:t>=</w:t>
      </w:r>
      <w:r>
        <w:rPr>
          <w:rStyle w:val="NormalTok"/>
        </w:rPr>
        <w:t xml:space="preserve"> np.random.choice(</w:t>
      </w:r>
      <w:r>
        <w:rPr>
          <w:rStyle w:val="BuiltInTok"/>
        </w:rPr>
        <w:t>list</w:t>
      </w:r>
      <w:r>
        <w:rPr>
          <w:rStyle w:val="NormalTok"/>
        </w:rPr>
        <w:t xml:space="preserve">(vocab)) </w:t>
      </w:r>
      <w:r>
        <w:br/>
      </w:r>
      <w:r>
        <w:rPr>
          <w:rStyle w:val="NormalTok"/>
        </w:rPr>
        <w:t xml:space="preserve">        start_index </w:t>
      </w:r>
      <w:r>
        <w:rPr>
          <w:rStyle w:val="OperatorTok"/>
        </w:rPr>
        <w:t>=</w:t>
      </w:r>
      <w:r>
        <w:rPr>
          <w:rStyle w:val="NormalTok"/>
        </w:rPr>
        <w:t xml:space="preserve"> char_to_index[random_word] </w:t>
      </w:r>
      <w:r>
        <w:br/>
      </w:r>
      <w:r>
        <w:rPr>
          <w:rStyle w:val="NormalTok"/>
        </w:rPr>
        <w:t xml:space="preserve">    </w:t>
      </w:r>
      <w:r>
        <w:rPr>
          <w:rStyle w:val="ControlFlowTok"/>
        </w:rPr>
        <w:t>else</w:t>
      </w:r>
      <w:r>
        <w:rPr>
          <w:rStyle w:val="NormalTok"/>
        </w:rPr>
        <w:t xml:space="preserve">: </w:t>
      </w:r>
      <w:r>
        <w:br/>
      </w:r>
      <w:r>
        <w:rPr>
          <w:rStyle w:val="NormalTok"/>
        </w:rPr>
        <w:t xml:space="preserve">        start_index </w:t>
      </w:r>
      <w:r>
        <w:rPr>
          <w:rStyle w:val="OperatorTok"/>
        </w:rPr>
        <w:t>=</w:t>
      </w:r>
      <w:r>
        <w:rPr>
          <w:rStyle w:val="NormalTok"/>
        </w:rPr>
        <w:t xml:space="preserve"> char_to_index[start_word] </w:t>
      </w:r>
      <w:r>
        <w:br/>
      </w:r>
      <w:r>
        <w:rPr>
          <w:rStyle w:val="NormalTok"/>
        </w:rPr>
        <w:t xml:space="preserve">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x[start_index]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indices </w:t>
      </w:r>
      <w:r>
        <w:rPr>
          <w:rStyle w:val="OperatorTok"/>
        </w:rPr>
        <w:t>=</w:t>
      </w:r>
      <w:r>
        <w:rPr>
          <w:rStyle w:val="NormalTok"/>
        </w:rPr>
        <w:t xml:space="preserve"> [start_index]   </w:t>
      </w:r>
      <w:r>
        <w:br/>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np.tanh(np.dot(Wxh, x) </w:t>
      </w:r>
      <w:r>
        <w:rPr>
          <w:rStyle w:val="OperatorTok"/>
        </w:rPr>
        <w:t>+</w:t>
      </w:r>
      <w:r>
        <w:rPr>
          <w:rStyle w:val="NormalTok"/>
        </w:rPr>
        <w:t xml:space="preserve"> np.dot(Whh, h) </w:t>
      </w:r>
      <w:r>
        <w:rPr>
          <w:rStyle w:val="OperatorTok"/>
        </w:rPr>
        <w:t>+</w:t>
      </w:r>
      <w:r>
        <w:rPr>
          <w:rStyle w:val="NormalTok"/>
        </w:rPr>
        <w:t xml:space="preserve"> bh) </w:t>
      </w:r>
      <w:r>
        <w:br/>
      </w:r>
      <w:r>
        <w:rPr>
          <w:rStyle w:val="NormalTok"/>
        </w:rPr>
        <w:t xml:space="preserve">        y_hat </w:t>
      </w:r>
      <w:r>
        <w:rPr>
          <w:rStyle w:val="OperatorTok"/>
        </w:rPr>
        <w:t>=</w:t>
      </w:r>
      <w:r>
        <w:rPr>
          <w:rStyle w:val="NormalTok"/>
        </w:rPr>
        <w:t xml:space="preserve"> np.dot(Why, h) </w:t>
      </w:r>
      <w:r>
        <w:rPr>
          <w:rStyle w:val="OperatorTok"/>
        </w:rPr>
        <w:t>+</w:t>
      </w:r>
      <w:r>
        <w:rPr>
          <w:rStyle w:val="NormalTok"/>
        </w:rPr>
        <w:t xml:space="preserve"> by </w:t>
      </w:r>
      <w:r>
        <w:br/>
      </w:r>
      <w:r>
        <w:rPr>
          <w:rStyle w:val="NormalTok"/>
        </w:rPr>
        <w:t xml:space="preserve">        prob </w:t>
      </w:r>
      <w:r>
        <w:rPr>
          <w:rStyle w:val="OperatorTok"/>
        </w:rPr>
        <w:t>=</w:t>
      </w:r>
      <w:r>
        <w:rPr>
          <w:rStyle w:val="NormalTok"/>
        </w:rPr>
        <w:t xml:space="preserve"> np.exp(y_hat) </w:t>
      </w:r>
      <w:r>
        <w:rPr>
          <w:rStyle w:val="OperatorTok"/>
        </w:rPr>
        <w:t>/</w:t>
      </w:r>
      <w:r>
        <w:rPr>
          <w:rStyle w:val="NormalTok"/>
        </w:rPr>
        <w:t xml:space="preserve"> np.</w:t>
      </w:r>
      <w:r>
        <w:rPr>
          <w:rStyle w:val="BuiltInTok"/>
        </w:rPr>
        <w:t>sum</w:t>
      </w:r>
      <w:r>
        <w:rPr>
          <w:rStyle w:val="NormalTok"/>
        </w:rPr>
        <w:t xml:space="preserve">(np.exp(y_hat)) </w:t>
      </w:r>
      <w:r>
        <w:br/>
      </w:r>
      <w:r>
        <w:rPr>
          <w:rStyle w:val="NormalTok"/>
        </w:rPr>
        <w:t xml:space="preserve">        next_index </w:t>
      </w:r>
      <w:r>
        <w:rPr>
          <w:rStyle w:val="OperatorTok"/>
        </w:rPr>
        <w:t>=</w:t>
      </w:r>
      <w:r>
        <w:rPr>
          <w:rStyle w:val="NormalTok"/>
        </w:rPr>
        <w:t xml:space="preserve"> np.random.choice(</w:t>
      </w:r>
      <w:r>
        <w:rPr>
          <w:rStyle w:val="BuiltInTok"/>
        </w:rPr>
        <w:t>range</w:t>
      </w:r>
      <w:r>
        <w:rPr>
          <w:rStyle w:val="NormalTok"/>
        </w:rPr>
        <w:t>(vocab_size), p</w:t>
      </w:r>
      <w:r>
        <w:rPr>
          <w:rStyle w:val="OperatorTok"/>
        </w:rPr>
        <w:t>=</w:t>
      </w:r>
      <w:r>
        <w:rPr>
          <w:rStyle w:val="NormalTok"/>
        </w:rPr>
        <w:t xml:space="preserve">prob.ravel()) </w:t>
      </w:r>
      <w:r>
        <w:br/>
      </w:r>
      <w:r>
        <w:rPr>
          <w:rStyle w:val="NormalTok"/>
        </w:rPr>
        <w:t xml:space="preserve">        indices.append(next_index)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x[next_index]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generated_poem </w:t>
      </w:r>
      <w:r>
        <w:rPr>
          <w:rStyle w:val="OperatorTok"/>
        </w:rPr>
        <w:t>=</w:t>
      </w:r>
      <w:r>
        <w:rPr>
          <w:rStyle w:val="NormalTok"/>
        </w:rPr>
        <w:t xml:space="preserve"> </w:t>
      </w:r>
      <w:r>
        <w:rPr>
          <w:rStyle w:val="StringTok"/>
        </w:rPr>
        <w:t>""</w:t>
      </w:r>
      <w:r>
        <w:rPr>
          <w:rStyle w:val="NormalTok"/>
        </w:rPr>
        <w:t xml:space="preserve">.join(index_to_char[i] </w:t>
      </w:r>
      <w:r>
        <w:rPr>
          <w:rStyle w:val="ControlFlowTok"/>
        </w:rPr>
        <w:t>for</w:t>
      </w:r>
      <w:r>
        <w:rPr>
          <w:rStyle w:val="NormalTok"/>
        </w:rPr>
        <w:t xml:space="preserve"> i </w:t>
      </w:r>
      <w:r>
        <w:rPr>
          <w:rStyle w:val="KeywordTok"/>
        </w:rPr>
        <w:t>in</w:t>
      </w:r>
      <w:r>
        <w:rPr>
          <w:rStyle w:val="NormalTok"/>
        </w:rPr>
        <w:t xml:space="preserve"> indices) </w:t>
      </w:r>
      <w:r>
        <w:br/>
      </w:r>
      <w:r>
        <w:rPr>
          <w:rStyle w:val="NormalTok"/>
        </w:rPr>
        <w:t xml:space="preserve">    </w:t>
      </w:r>
      <w:r>
        <w:rPr>
          <w:rStyle w:val="ControlFlowTok"/>
        </w:rPr>
        <w:t>return</w:t>
      </w:r>
      <w:r>
        <w:rPr>
          <w:rStyle w:val="NormalTok"/>
        </w:rPr>
        <w:t xml:space="preserve"> generated_poem </w:t>
      </w:r>
      <w:r>
        <w:br/>
      </w:r>
      <w:r>
        <w:rPr>
          <w:rStyle w:val="NormalTok"/>
        </w:rPr>
        <w:t xml:space="preserve"> </w:t>
      </w:r>
      <w:r>
        <w:br/>
      </w:r>
      <w:r>
        <w:rPr>
          <w:rStyle w:val="CommentTok"/>
        </w:rPr>
        <w:t xml:space="preserve"># </w:t>
      </w:r>
      <w:r>
        <w:rPr>
          <w:rStyle w:val="CommentTok"/>
        </w:rPr>
        <w:t>输入藏头词列表</w:t>
      </w:r>
      <w:r>
        <w:rPr>
          <w:rStyle w:val="CommentTok"/>
        </w:rPr>
        <w:t xml:space="preserve"> </w:t>
      </w:r>
      <w:r>
        <w:br/>
      </w:r>
      <w:r>
        <w:rPr>
          <w:rStyle w:val="NormalTok"/>
        </w:rPr>
        <w:t xml:space="preserve">acrostic_input </w:t>
      </w:r>
      <w:r>
        <w:rPr>
          <w:rStyle w:val="OperatorTok"/>
        </w:rPr>
        <w:t>=</w:t>
      </w:r>
      <w:r>
        <w:rPr>
          <w:rStyle w:val="NormalTok"/>
        </w:rPr>
        <w:t xml:space="preserve"> </w:t>
      </w:r>
      <w:r>
        <w:rPr>
          <w:rStyle w:val="BuiltInTok"/>
        </w:rPr>
        <w:t>input</w:t>
      </w:r>
      <w:r>
        <w:rPr>
          <w:rStyle w:val="NormalTok"/>
        </w:rPr>
        <w:t>(</w:t>
      </w:r>
      <w:r>
        <w:rPr>
          <w:rStyle w:val="StringTok"/>
        </w:rPr>
        <w:t>"</w:t>
      </w:r>
      <w:r>
        <w:rPr>
          <w:rStyle w:val="StringTok"/>
        </w:rPr>
        <w:t>请输入藏头诗的头</w:t>
      </w:r>
      <w:r>
        <w:rPr>
          <w:rStyle w:val="StringTok"/>
        </w:rPr>
        <w:t>: "</w:t>
      </w:r>
      <w:r>
        <w:rPr>
          <w:rStyle w:val="NormalTok"/>
        </w:rPr>
        <w:t>).</w:t>
      </w:r>
      <w:proofErr w:type="gramStart"/>
      <w:r>
        <w:rPr>
          <w:rStyle w:val="NormalTok"/>
        </w:rPr>
        <w:t>split(</w:t>
      </w:r>
      <w:proofErr w:type="gramEnd"/>
      <w:r>
        <w:rPr>
          <w:rStyle w:val="StringTok"/>
        </w:rPr>
        <w:t>' '</w:t>
      </w:r>
      <w:r>
        <w:rPr>
          <w:rStyle w:val="NormalTok"/>
        </w:rPr>
        <w:t xml:space="preserve">) </w:t>
      </w:r>
      <w:r>
        <w:br/>
      </w:r>
      <w:r>
        <w:rPr>
          <w:rStyle w:val="NormalTok"/>
        </w:rPr>
        <w:t xml:space="preserve"> </w:t>
      </w:r>
      <w:r>
        <w:br/>
      </w:r>
      <w:r>
        <w:rPr>
          <w:rStyle w:val="ControlFlowTok"/>
        </w:rPr>
        <w:t>for</w:t>
      </w:r>
      <w:r>
        <w:rPr>
          <w:rStyle w:val="NormalTok"/>
        </w:rPr>
        <w:t xml:space="preserve"> word </w:t>
      </w:r>
      <w:r>
        <w:rPr>
          <w:rStyle w:val="KeywordTok"/>
        </w:rPr>
        <w:t>in</w:t>
      </w:r>
      <w:r>
        <w:rPr>
          <w:rStyle w:val="NormalTok"/>
        </w:rPr>
        <w:t xml:space="preserve"> acrostic_input: </w:t>
      </w:r>
      <w:r>
        <w:br/>
      </w:r>
      <w:r>
        <w:rPr>
          <w:rStyle w:val="NormalTok"/>
        </w:rPr>
        <w:t xml:space="preserve">    generated_line </w:t>
      </w:r>
      <w:r>
        <w:rPr>
          <w:rStyle w:val="OperatorTok"/>
        </w:rPr>
        <w:t>=</w:t>
      </w:r>
      <w:r>
        <w:rPr>
          <w:rStyle w:val="NormalTok"/>
        </w:rPr>
        <w:t xml:space="preserve"> generate_line(word, length</w:t>
      </w:r>
      <w:r>
        <w:rPr>
          <w:rStyle w:val="OperatorTok"/>
        </w:rPr>
        <w:t>=</w:t>
      </w:r>
      <w:r>
        <w:rPr>
          <w:rStyle w:val="DecValTok"/>
        </w:rPr>
        <w:t>5</w:t>
      </w:r>
      <w:r>
        <w:rPr>
          <w:rStyle w:val="NormalTok"/>
        </w:rPr>
        <w:t xml:space="preserve">) </w:t>
      </w:r>
      <w:r>
        <w:br/>
      </w:r>
      <w:r>
        <w:rPr>
          <w:rStyle w:val="NormalTok"/>
        </w:rPr>
        <w:t xml:space="preserve">    </w:t>
      </w:r>
      <w:r>
        <w:rPr>
          <w:rStyle w:val="BuiltInTok"/>
        </w:rPr>
        <w:t>print</w:t>
      </w:r>
      <w:r>
        <w:rPr>
          <w:rStyle w:val="NormalTok"/>
        </w:rPr>
        <w:t xml:space="preserve">(generated_line) </w:t>
      </w:r>
      <w:r>
        <w:br/>
      </w:r>
      <w:r>
        <w:rPr>
          <w:rStyle w:val="NormalTok"/>
        </w:rPr>
        <w:t xml:space="preserve"> </w:t>
      </w:r>
      <w:r>
        <w:br/>
      </w:r>
      <w:r>
        <w:rPr>
          <w:rStyle w:val="NormalTok"/>
        </w:rPr>
        <w:t xml:space="preserve"> </w:t>
      </w:r>
    </w:p>
    <w:p w14:paraId="0BF95551" w14:textId="77777777" w:rsidR="00993750" w:rsidRDefault="00993750" w:rsidP="007B33C4">
      <w:pPr>
        <w:pStyle w:val="3"/>
        <w:ind w:firstLine="122"/>
      </w:pPr>
      <w:bookmarkStart w:id="56" w:name="demo1ipynb"/>
      <w:bookmarkEnd w:id="55"/>
      <w:r>
        <w:t>demo1.ipynb</w:t>
      </w:r>
    </w:p>
    <w:p w14:paraId="774AB979" w14:textId="77777777" w:rsidR="00993750" w:rsidRDefault="00993750" w:rsidP="007B33C4">
      <w:pPr>
        <w:pStyle w:val="SourceCode"/>
        <w:ind w:firstLine="128"/>
      </w:pPr>
      <w:r>
        <w:rPr>
          <w:rStyle w:val="ImportTok"/>
        </w:rPr>
        <w:t>import</w:t>
      </w:r>
      <w:r>
        <w:rPr>
          <w:rStyle w:val="NormalTok"/>
        </w:rPr>
        <w:t xml:space="preserve"> re </w:t>
      </w:r>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csv </w:t>
      </w:r>
      <w:r>
        <w:br/>
      </w:r>
      <w:r>
        <w:rPr>
          <w:rStyle w:val="ImportTok"/>
        </w:rPr>
        <w:t>import</w:t>
      </w:r>
      <w:r>
        <w:rPr>
          <w:rStyle w:val="NormalTok"/>
        </w:rPr>
        <w:t xml:space="preserve"> matplotlib.pyplot </w:t>
      </w:r>
      <w:r>
        <w:rPr>
          <w:rStyle w:val="ImportTok"/>
        </w:rPr>
        <w:t>as</w:t>
      </w:r>
      <w:r>
        <w:rPr>
          <w:rStyle w:val="NormalTok"/>
        </w:rPr>
        <w:t xml:space="preserve"> plt </w:t>
      </w:r>
      <w:r>
        <w:br/>
      </w:r>
      <w:r>
        <w:rPr>
          <w:rStyle w:val="ImportTok"/>
        </w:rPr>
        <w:t>import</w:t>
      </w:r>
      <w:r>
        <w:rPr>
          <w:rStyle w:val="NormalTok"/>
        </w:rPr>
        <w:t xml:space="preserve"> random </w:t>
      </w:r>
      <w:r>
        <w:br/>
      </w:r>
      <w:r>
        <w:rPr>
          <w:rStyle w:val="ImportTok"/>
        </w:rPr>
        <w:t>import</w:t>
      </w:r>
      <w:r>
        <w:rPr>
          <w:rStyle w:val="NormalTok"/>
        </w:rPr>
        <w:t xml:space="preserve"> jieba </w:t>
      </w:r>
      <w:r>
        <w:br/>
      </w:r>
      <w:r>
        <w:rPr>
          <w:rStyle w:val="NormalTok"/>
        </w:rPr>
        <w:t xml:space="preserve">poems </w:t>
      </w:r>
      <w:r>
        <w:rPr>
          <w:rStyle w:val="OperatorTok"/>
        </w:rPr>
        <w:t>=</w:t>
      </w:r>
      <w:r>
        <w:rPr>
          <w:rStyle w:val="NormalTok"/>
        </w:rPr>
        <w:t xml:space="preserve"> [] </w:t>
      </w:r>
      <w:r>
        <w:br/>
      </w:r>
      <w:r>
        <w:rPr>
          <w:rStyle w:val="ControlFlowTok"/>
        </w:rPr>
        <w:t>with</w:t>
      </w:r>
      <w:r>
        <w:rPr>
          <w:rStyle w:val="NormalTok"/>
        </w:rPr>
        <w:t xml:space="preserve"> </w:t>
      </w:r>
      <w:r>
        <w:rPr>
          <w:rStyle w:val="BuiltInTok"/>
        </w:rPr>
        <w:t>open</w:t>
      </w:r>
      <w:r>
        <w:rPr>
          <w:rStyle w:val="NormalTok"/>
        </w:rPr>
        <w:t>(</w:t>
      </w:r>
      <w:r>
        <w:rPr>
          <w:rStyle w:val="StringTok"/>
        </w:rPr>
        <w:t>'data.csv'</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w:t>
      </w:r>
      <w:r>
        <w:rPr>
          <w:rStyle w:val="BuiltInTok"/>
        </w:rPr>
        <w:t>file</w:t>
      </w:r>
      <w:r>
        <w:rPr>
          <w:rStyle w:val="NormalTok"/>
        </w:rPr>
        <w:t xml:space="preserve">: </w:t>
      </w:r>
      <w:r>
        <w:br/>
      </w:r>
      <w:r>
        <w:rPr>
          <w:rStyle w:val="NormalTok"/>
        </w:rPr>
        <w:t xml:space="preserve">    csv_reader </w:t>
      </w:r>
      <w:r>
        <w:rPr>
          <w:rStyle w:val="OperatorTok"/>
        </w:rPr>
        <w:t>=</w:t>
      </w:r>
      <w:r>
        <w:rPr>
          <w:rStyle w:val="NormalTok"/>
        </w:rPr>
        <w:t xml:space="preserve"> csv.DictReader(</w:t>
      </w:r>
      <w:r>
        <w:rPr>
          <w:rStyle w:val="BuiltInTok"/>
        </w:rPr>
        <w:t>file</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csv_reader: </w:t>
      </w:r>
      <w:r>
        <w:br/>
      </w:r>
      <w:r>
        <w:rPr>
          <w:rStyle w:val="NormalTok"/>
        </w:rPr>
        <w:t xml:space="preserve">        </w:t>
      </w:r>
      <w:r>
        <w:rPr>
          <w:rStyle w:val="ControlFlowTok"/>
        </w:rPr>
        <w:t>if</w:t>
      </w:r>
      <w:r>
        <w:rPr>
          <w:rStyle w:val="NormalTok"/>
        </w:rPr>
        <w:t xml:space="preserve"> random.random() </w:t>
      </w:r>
      <w:r>
        <w:rPr>
          <w:rStyle w:val="OperatorTok"/>
        </w:rPr>
        <w:t>&lt;</w:t>
      </w:r>
      <w:r>
        <w:rPr>
          <w:rStyle w:val="NormalTok"/>
        </w:rPr>
        <w:t xml:space="preserve"> </w:t>
      </w:r>
      <w:r>
        <w:rPr>
          <w:rStyle w:val="FloatTok"/>
        </w:rPr>
        <w:t>0.1</w:t>
      </w:r>
      <w:r>
        <w:rPr>
          <w:rStyle w:val="NormalTok"/>
        </w:rPr>
        <w:t xml:space="preserve">: </w:t>
      </w:r>
      <w:r>
        <w:br/>
      </w:r>
      <w:r>
        <w:rPr>
          <w:rStyle w:val="NormalTok"/>
        </w:rPr>
        <w:lastRenderedPageBreak/>
        <w:t xml:space="preserve">            poem_content </w:t>
      </w:r>
      <w:r>
        <w:rPr>
          <w:rStyle w:val="OperatorTok"/>
        </w:rPr>
        <w:t>=</w:t>
      </w:r>
      <w:r>
        <w:rPr>
          <w:rStyle w:val="NormalTok"/>
        </w:rPr>
        <w:t xml:space="preserve"> row[</w:t>
      </w:r>
      <w:r>
        <w:rPr>
          <w:rStyle w:val="StringTok"/>
        </w:rPr>
        <w:t>'content'</w:t>
      </w:r>
      <w:r>
        <w:rPr>
          <w:rStyle w:val="NormalTok"/>
        </w:rPr>
        <w:t xml:space="preserve">] </w:t>
      </w:r>
      <w:r>
        <w:br/>
      </w:r>
      <w:r>
        <w:rPr>
          <w:rStyle w:val="NormalTok"/>
        </w:rPr>
        <w:t xml:space="preserve">            poems.append(poem_content) </w:t>
      </w:r>
      <w:r>
        <w:br/>
      </w:r>
      <w:r>
        <w:rPr>
          <w:rStyle w:val="CommentTok"/>
        </w:rPr>
        <w:t xml:space="preserve"># </w:t>
      </w:r>
      <w:r>
        <w:rPr>
          <w:rStyle w:val="CommentTok"/>
        </w:rPr>
        <w:t>使用</w:t>
      </w:r>
      <w:r>
        <w:rPr>
          <w:rStyle w:val="CommentTok"/>
        </w:rPr>
        <w:t>jieba</w:t>
      </w:r>
      <w:r>
        <w:rPr>
          <w:rStyle w:val="CommentTok"/>
        </w:rPr>
        <w:t>分词，并跳过标点符号和换行符</w:t>
      </w:r>
      <w:r>
        <w:rPr>
          <w:rStyle w:val="CommentTok"/>
        </w:rPr>
        <w:t xml:space="preserve"> </w:t>
      </w:r>
      <w:r>
        <w:br/>
      </w:r>
      <w:r>
        <w:rPr>
          <w:rStyle w:val="NormalTok"/>
        </w:rPr>
        <w:t xml:space="preserve">poems </w:t>
      </w:r>
      <w:r>
        <w:rPr>
          <w:rStyle w:val="OperatorTok"/>
        </w:rPr>
        <w:t>=</w:t>
      </w:r>
      <w:r>
        <w:rPr>
          <w:rStyle w:val="NormalTok"/>
        </w:rPr>
        <w:t xml:space="preserve"> [</w:t>
      </w:r>
      <w:r>
        <w:rPr>
          <w:rStyle w:val="BuiltInTok"/>
        </w:rPr>
        <w:t>list</w:t>
      </w:r>
      <w:r>
        <w:rPr>
          <w:rStyle w:val="NormalTok"/>
        </w:rPr>
        <w:t>(</w:t>
      </w:r>
      <w:r>
        <w:rPr>
          <w:rStyle w:val="BuiltInTok"/>
        </w:rPr>
        <w:t>filter</w:t>
      </w:r>
      <w:r>
        <w:rPr>
          <w:rStyle w:val="NormalTok"/>
        </w:rPr>
        <w:t>(</w:t>
      </w:r>
      <w:r>
        <w:rPr>
          <w:rStyle w:val="KeywordTok"/>
        </w:rPr>
        <w:t>lambda</w:t>
      </w:r>
      <w:r>
        <w:rPr>
          <w:rStyle w:val="NormalTok"/>
        </w:rPr>
        <w:t xml:space="preserve"> x: x </w:t>
      </w:r>
      <w:r>
        <w:rPr>
          <w:rStyle w:val="KeywordTok"/>
        </w:rPr>
        <w:t>not</w:t>
      </w:r>
      <w:r>
        <w:rPr>
          <w:rStyle w:val="NormalTok"/>
        </w:rPr>
        <w:t xml:space="preserve"> </w:t>
      </w:r>
      <w:r>
        <w:rPr>
          <w:rStyle w:val="KeywordTok"/>
        </w:rPr>
        <w:t>in</w:t>
      </w:r>
      <w:r>
        <w:rPr>
          <w:rStyle w:val="NormalTok"/>
        </w:rPr>
        <w:t xml:space="preserve"> [</w:t>
      </w:r>
      <w:r>
        <w:rPr>
          <w:rStyle w:val="StringTok"/>
        </w:rPr>
        <w:t>'</w:t>
      </w:r>
      <w:r>
        <w:rPr>
          <w:rStyle w:val="CharTok"/>
        </w:rPr>
        <w:t>\n</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w:t>
      </w:r>
      <w:r>
        <w:rPr>
          <w:rStyle w:val="StringTok"/>
        </w:rPr>
        <w:t>'</w:t>
      </w:r>
      <w:r>
        <w:rPr>
          <w:rStyle w:val="StringTok"/>
        </w:rPr>
        <w:t>、</w:t>
      </w:r>
      <w:r>
        <w:rPr>
          <w:rStyle w:val="StringTok"/>
        </w:rPr>
        <w:t>'</w:t>
      </w:r>
      <w:r>
        <w:rPr>
          <w:rStyle w:val="NormalTok"/>
        </w:rPr>
        <w:t xml:space="preserve">], jieba.cut(poem)))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 </w:t>
      </w:r>
      <w:r>
        <w:br/>
      </w:r>
      <w:r>
        <w:rPr>
          <w:rStyle w:val="NormalTok"/>
        </w:rPr>
        <w:t xml:space="preserve"> </w:t>
      </w:r>
      <w:r>
        <w:br/>
      </w:r>
      <w:r>
        <w:rPr>
          <w:rStyle w:val="CommentTok"/>
        </w:rPr>
        <w:t xml:space="preserve"># </w:t>
      </w:r>
      <w:r>
        <w:rPr>
          <w:rStyle w:val="CommentTok"/>
        </w:rPr>
        <w:t>将列表的列表展平，得到词列表</w:t>
      </w:r>
      <w:r>
        <w:rPr>
          <w:rStyle w:val="CommentTok"/>
        </w:rPr>
        <w:t xml:space="preserve"> </w:t>
      </w:r>
      <w:r>
        <w:br/>
      </w:r>
      <w:r>
        <w:rPr>
          <w:rStyle w:val="NormalTok"/>
        </w:rPr>
        <w:t xml:space="preserve">words </w:t>
      </w:r>
      <w:r>
        <w:rPr>
          <w:rStyle w:val="OperatorTok"/>
        </w:rPr>
        <w:t>=</w:t>
      </w:r>
      <w:r>
        <w:rPr>
          <w:rStyle w:val="NormalTok"/>
        </w:rPr>
        <w:t xml:space="preserve"> [word </w:t>
      </w:r>
      <w:r>
        <w:rPr>
          <w:rStyle w:val="ControlFlowTok"/>
        </w:rPr>
        <w:t>for</w:t>
      </w:r>
      <w:r>
        <w:rPr>
          <w:rStyle w:val="NormalTok"/>
        </w:rPr>
        <w:t xml:space="preserve"> poem </w:t>
      </w:r>
      <w:r>
        <w:rPr>
          <w:rStyle w:val="KeywordTok"/>
        </w:rPr>
        <w:t>in</w:t>
      </w:r>
      <w:r>
        <w:rPr>
          <w:rStyle w:val="NormalTok"/>
        </w:rPr>
        <w:t xml:space="preserve"> poems </w:t>
      </w:r>
      <w:r>
        <w:rPr>
          <w:rStyle w:val="ControlFlowTok"/>
        </w:rPr>
        <w:t>for</w:t>
      </w:r>
      <w:r>
        <w:rPr>
          <w:rStyle w:val="NormalTok"/>
        </w:rPr>
        <w:t xml:space="preserve"> word </w:t>
      </w:r>
      <w:r>
        <w:rPr>
          <w:rStyle w:val="KeywordTok"/>
        </w:rPr>
        <w:t>in</w:t>
      </w:r>
      <w:r>
        <w:rPr>
          <w:rStyle w:val="NormalTok"/>
        </w:rPr>
        <w:t xml:space="preserve"> poem] </w:t>
      </w:r>
      <w:r>
        <w:br/>
      </w:r>
      <w:r>
        <w:rPr>
          <w:rStyle w:val="NormalTok"/>
        </w:rPr>
        <w:t xml:space="preserve"> </w:t>
      </w:r>
      <w:r>
        <w:br/>
      </w:r>
      <w:r>
        <w:rPr>
          <w:rStyle w:val="CommentTok"/>
        </w:rPr>
        <w:t xml:space="preserve"># </w:t>
      </w:r>
      <w:r>
        <w:rPr>
          <w:rStyle w:val="CommentTok"/>
        </w:rPr>
        <w:t>去重以构建词汇表</w:t>
      </w:r>
      <w:r>
        <w:rPr>
          <w:rStyle w:val="CommentTok"/>
        </w:rPr>
        <w:t xml:space="preserve"> </w:t>
      </w:r>
      <w:r>
        <w:br/>
      </w:r>
      <w:r>
        <w:rPr>
          <w:rStyle w:val="NormalTok"/>
        </w:rPr>
        <w:t xml:space="preserve">vocab </w:t>
      </w:r>
      <w:r>
        <w:rPr>
          <w:rStyle w:val="OperatorTok"/>
        </w:rPr>
        <w:t>=</w:t>
      </w:r>
      <w:r>
        <w:rPr>
          <w:rStyle w:val="NormalTok"/>
        </w:rPr>
        <w:t xml:space="preserve"> </w:t>
      </w:r>
      <w:r>
        <w:rPr>
          <w:rStyle w:val="BuiltInTok"/>
        </w:rPr>
        <w:t>set</w:t>
      </w:r>
      <w:r>
        <w:rPr>
          <w:rStyle w:val="NormalTok"/>
        </w:rPr>
        <w:t xml:space="preserve">(words) </w:t>
      </w:r>
      <w:r>
        <w:br/>
      </w:r>
      <w:r>
        <w:rPr>
          <w:rStyle w:val="NormalTok"/>
        </w:rPr>
        <w:t xml:space="preserve"> </w:t>
      </w:r>
      <w:r>
        <w:br/>
      </w:r>
      <w:r>
        <w:rPr>
          <w:rStyle w:val="CommentTok"/>
        </w:rPr>
        <w:t xml:space="preserve"># </w:t>
      </w:r>
      <w:r>
        <w:rPr>
          <w:rStyle w:val="CommentTok"/>
        </w:rPr>
        <w:t>长度就是模型接受的大小</w:t>
      </w:r>
      <w:r>
        <w:rPr>
          <w:rStyle w:val="CommentTok"/>
        </w:rPr>
        <w:t xml:space="preserve"> </w:t>
      </w:r>
      <w:r>
        <w:br/>
      </w:r>
      <w:r>
        <w:rPr>
          <w:rStyle w:val="NormalTok"/>
        </w:rPr>
        <w:t xml:space="preserve">vocab_size </w:t>
      </w:r>
      <w:r>
        <w:rPr>
          <w:rStyle w:val="OperatorTok"/>
        </w:rPr>
        <w:t>=</w:t>
      </w:r>
      <w:r>
        <w:rPr>
          <w:rStyle w:val="NormalTok"/>
        </w:rPr>
        <w:t xml:space="preserve"> </w:t>
      </w:r>
      <w:r>
        <w:rPr>
          <w:rStyle w:val="BuiltInTok"/>
        </w:rPr>
        <w:t>len</w:t>
      </w:r>
      <w:r>
        <w:rPr>
          <w:rStyle w:val="NormalTok"/>
        </w:rPr>
        <w:t xml:space="preserve">(vocab) </w:t>
      </w:r>
      <w:r>
        <w:br/>
      </w:r>
      <w:r>
        <w:rPr>
          <w:rStyle w:val="CommentTok"/>
        </w:rPr>
        <w:t xml:space="preserve"># </w:t>
      </w:r>
      <w:r>
        <w:rPr>
          <w:rStyle w:val="CommentTok"/>
        </w:rPr>
        <w:t>加密解密</w:t>
      </w:r>
      <w:r>
        <w:rPr>
          <w:rStyle w:val="CommentTok"/>
        </w:rPr>
        <w:t xml:space="preserve"> </w:t>
      </w:r>
      <w:r>
        <w:br/>
      </w:r>
      <w:r>
        <w:rPr>
          <w:rStyle w:val="NormalTok"/>
        </w:rPr>
        <w:t xml:space="preserve">char_to_index </w:t>
      </w:r>
      <w:r>
        <w:rPr>
          <w:rStyle w:val="OperatorTok"/>
        </w:rPr>
        <w:t>=</w:t>
      </w:r>
      <w:r>
        <w:rPr>
          <w:rStyle w:val="NormalTok"/>
        </w:rPr>
        <w:t xml:space="preserve"> {char: i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index_to_char </w:t>
      </w:r>
      <w:r>
        <w:rPr>
          <w:rStyle w:val="OperatorTok"/>
        </w:rPr>
        <w:t>=</w:t>
      </w:r>
      <w:r>
        <w:rPr>
          <w:rStyle w:val="NormalTok"/>
        </w:rPr>
        <w:t xml:space="preserve"> {i: char </w:t>
      </w:r>
      <w:r>
        <w:rPr>
          <w:rStyle w:val="ControlFlowTok"/>
        </w:rPr>
        <w:t>for</w:t>
      </w:r>
      <w:r>
        <w:rPr>
          <w:rStyle w:val="NormalTok"/>
        </w:rPr>
        <w:t xml:space="preserve"> i,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 </w:t>
      </w:r>
      <w:r>
        <w:br/>
      </w:r>
      <w:r>
        <w:rPr>
          <w:rStyle w:val="CommentTok"/>
        </w:rPr>
        <w:t xml:space="preserve"># </w:t>
      </w:r>
      <w:r>
        <w:rPr>
          <w:rStyle w:val="CommentTok"/>
        </w:rPr>
        <w:t>模型参数初始化</w:t>
      </w:r>
      <w:r>
        <w:rPr>
          <w:rStyle w:val="CommentTok"/>
        </w:rPr>
        <w:t xml:space="preserve"> </w:t>
      </w:r>
      <w:r>
        <w:br/>
      </w:r>
      <w:r>
        <w:rPr>
          <w:rStyle w:val="NormalTok"/>
        </w:rPr>
        <w:t xml:space="preserve">input_size </w:t>
      </w:r>
      <w:r>
        <w:rPr>
          <w:rStyle w:val="OperatorTok"/>
        </w:rPr>
        <w:t>=</w:t>
      </w:r>
      <w:r>
        <w:rPr>
          <w:rStyle w:val="NormalTok"/>
        </w:rPr>
        <w:t xml:space="preserve"> vocab_size </w:t>
      </w:r>
      <w:r>
        <w:br/>
      </w:r>
      <w:r>
        <w:rPr>
          <w:rStyle w:val="NormalTok"/>
        </w:rPr>
        <w:t xml:space="preserve">hidden_size </w:t>
      </w:r>
      <w:r>
        <w:rPr>
          <w:rStyle w:val="OperatorTok"/>
        </w:rPr>
        <w:t>=</w:t>
      </w:r>
      <w:r>
        <w:rPr>
          <w:rStyle w:val="NormalTok"/>
        </w:rPr>
        <w:t xml:space="preserve"> </w:t>
      </w:r>
      <w:r>
        <w:rPr>
          <w:rStyle w:val="DecValTok"/>
        </w:rPr>
        <w:t>5</w:t>
      </w:r>
      <w:r>
        <w:rPr>
          <w:rStyle w:val="NormalTok"/>
        </w:rPr>
        <w:t xml:space="preserve"> </w:t>
      </w:r>
      <w:r>
        <w:rPr>
          <w:rStyle w:val="CommentTok"/>
        </w:rPr>
        <w:t xml:space="preserve"># </w:t>
      </w:r>
      <w:r>
        <w:rPr>
          <w:rStyle w:val="CommentTok"/>
        </w:rPr>
        <w:t>可以调整这个值以优化模型</w:t>
      </w:r>
      <w:r>
        <w:rPr>
          <w:rStyle w:val="CommentTok"/>
        </w:rPr>
        <w:t xml:space="preserve"> </w:t>
      </w:r>
      <w:r>
        <w:br/>
      </w:r>
      <w:r>
        <w:rPr>
          <w:rStyle w:val="NormalTok"/>
        </w:rPr>
        <w:t xml:space="preserve">output_size </w:t>
      </w:r>
      <w:r>
        <w:rPr>
          <w:rStyle w:val="OperatorTok"/>
        </w:rPr>
        <w:t>=</w:t>
      </w:r>
      <w:r>
        <w:rPr>
          <w:rStyle w:val="NormalTok"/>
        </w:rPr>
        <w:t xml:space="preserve"> vocab_size </w:t>
      </w:r>
      <w:r>
        <w:br/>
      </w:r>
      <w:r>
        <w:rPr>
          <w:rStyle w:val="NormalTok"/>
        </w:rPr>
        <w:t xml:space="preserve">rate </w:t>
      </w:r>
      <w:r>
        <w:rPr>
          <w:rStyle w:val="OperatorTok"/>
        </w:rPr>
        <w:t>=</w:t>
      </w:r>
      <w:r>
        <w:rPr>
          <w:rStyle w:val="NormalTok"/>
        </w:rPr>
        <w:t xml:space="preserve"> </w:t>
      </w:r>
      <w:r>
        <w:rPr>
          <w:rStyle w:val="FloatTok"/>
        </w:rPr>
        <w:t>0.05</w:t>
      </w:r>
      <w:r>
        <w:rPr>
          <w:rStyle w:val="NormalTok"/>
        </w:rPr>
        <w:t xml:space="preserve"> </w:t>
      </w:r>
      <w:r>
        <w:br/>
      </w:r>
      <w:r>
        <w:rPr>
          <w:rStyle w:val="NormalTok"/>
        </w:rPr>
        <w:t xml:space="preserve"> </w:t>
      </w:r>
      <w:r>
        <w:br/>
      </w:r>
      <w:r>
        <w:rPr>
          <w:rStyle w:val="NormalTok"/>
        </w:rPr>
        <w:t xml:space="preserve">Wxh </w:t>
      </w:r>
      <w:r>
        <w:rPr>
          <w:rStyle w:val="OperatorTok"/>
        </w:rPr>
        <w:t>=</w:t>
      </w:r>
      <w:r>
        <w:rPr>
          <w:rStyle w:val="NormalTok"/>
        </w:rPr>
        <w:t xml:space="preserve"> np.random.randn(hidden_size, input_size)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Whh </w:t>
      </w:r>
      <w:r>
        <w:rPr>
          <w:rStyle w:val="OperatorTok"/>
        </w:rPr>
        <w:t>=</w:t>
      </w:r>
      <w:r>
        <w:rPr>
          <w:rStyle w:val="NormalTok"/>
        </w:rPr>
        <w:t xml:space="preserve"> np.random.randn(hidden_size,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Why </w:t>
      </w:r>
      <w:r>
        <w:rPr>
          <w:rStyle w:val="OperatorTok"/>
        </w:rPr>
        <w:t>=</w:t>
      </w:r>
      <w:r>
        <w:rPr>
          <w:rStyle w:val="NormalTok"/>
        </w:rPr>
        <w:t xml:space="preserve"> np.random.randn(output_size, hidden_size)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bh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by </w:t>
      </w:r>
      <w:r>
        <w:rPr>
          <w:rStyle w:val="OperatorTok"/>
        </w:rPr>
        <w:t>=</w:t>
      </w:r>
      <w:r>
        <w:rPr>
          <w:rStyle w:val="NormalTok"/>
        </w:rPr>
        <w:t xml:space="preserve"> np.zeros((output_size,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前向和后向传播</w:t>
      </w:r>
      <w:r>
        <w:rPr>
          <w:rStyle w:val="CommentTok"/>
        </w:rPr>
        <w:t xml:space="preserve"> </w:t>
      </w:r>
      <w:r>
        <w:br/>
      </w:r>
      <w:r>
        <w:rPr>
          <w:rStyle w:val="KeywordTok"/>
        </w:rPr>
        <w:t>def</w:t>
      </w:r>
      <w:r>
        <w:rPr>
          <w:rStyle w:val="NormalTok"/>
        </w:rPr>
        <w:t xml:space="preserve"> forward_backward(inputs, targets, hprev): </w:t>
      </w:r>
      <w:r>
        <w:br/>
      </w:r>
      <w:r>
        <w:rPr>
          <w:rStyle w:val="NormalTok"/>
        </w:rPr>
        <w:t xml:space="preserve">    xs, hs, ys, ps </w:t>
      </w:r>
      <w:r>
        <w:rPr>
          <w:rStyle w:val="OperatorTok"/>
        </w:rPr>
        <w:t>=</w:t>
      </w:r>
      <w:r>
        <w:rPr>
          <w:rStyle w:val="NormalTok"/>
        </w:rPr>
        <w:t xml:space="preserve"> {}, {}, {}, {} </w:t>
      </w:r>
      <w:r>
        <w:br/>
      </w:r>
      <w:r>
        <w:rPr>
          <w:rStyle w:val="NormalTok"/>
        </w:rPr>
        <w:t xml:space="preserve">    </w:t>
      </w:r>
      <w:r>
        <w:rPr>
          <w:rStyle w:val="CommentTok"/>
        </w:rPr>
        <w:t># RNN</w:t>
      </w:r>
      <w:r>
        <w:rPr>
          <w:rStyle w:val="CommentTok"/>
        </w:rPr>
        <w:t>通过上一次的</w:t>
      </w:r>
      <w:r>
        <w:rPr>
          <w:rStyle w:val="CommentTok"/>
        </w:rPr>
        <w:t>h</w:t>
      </w:r>
      <w:r>
        <w:rPr>
          <w:rStyle w:val="CommentTok"/>
        </w:rPr>
        <w:t>与</w:t>
      </w:r>
      <w:r>
        <w:rPr>
          <w:rStyle w:val="CommentTok"/>
        </w:rPr>
        <w:t>x</w:t>
      </w:r>
      <w:r>
        <w:rPr>
          <w:rStyle w:val="CommentTok"/>
        </w:rPr>
        <w:t>共同作用</w:t>
      </w:r>
      <w:r>
        <w:rPr>
          <w:rStyle w:val="CommentTok"/>
        </w:rPr>
        <w:t xml:space="preserve"> </w:t>
      </w:r>
      <w:r>
        <w:br/>
      </w:r>
      <w:r>
        <w:rPr>
          <w:rStyle w:val="NormalTok"/>
        </w:rPr>
        <w:t xml:space="preserve">    hs[</w:t>
      </w:r>
      <w:r>
        <w:rPr>
          <w:rStyle w:val="OperatorTok"/>
        </w:rPr>
        <w:t>-</w:t>
      </w:r>
      <w:r>
        <w:rPr>
          <w:rStyle w:val="DecValTok"/>
        </w:rPr>
        <w:t>1</w:t>
      </w:r>
      <w:r>
        <w:rPr>
          <w:rStyle w:val="NormalTok"/>
        </w:rPr>
        <w:t xml:space="preserve">] </w:t>
      </w:r>
      <w:r>
        <w:rPr>
          <w:rStyle w:val="OperatorTok"/>
        </w:rPr>
        <w:t>=</w:t>
      </w:r>
      <w:r>
        <w:rPr>
          <w:rStyle w:val="NormalTok"/>
        </w:rPr>
        <w:t xml:space="preserve"> np.copy(hprev) </w:t>
      </w:r>
      <w:r>
        <w:br/>
      </w:r>
      <w:r>
        <w:rPr>
          <w:rStyle w:val="NormalTok"/>
        </w:rPr>
        <w:t xml:space="preserve">    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(inputs)): </w:t>
      </w:r>
      <w:r>
        <w:br/>
      </w:r>
      <w:r>
        <w:rPr>
          <w:rStyle w:val="NormalTok"/>
        </w:rPr>
        <w:t xml:space="preserve">        xs[t]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xs[t][inputs[t]]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hs[t] </w:t>
      </w:r>
      <w:r>
        <w:rPr>
          <w:rStyle w:val="OperatorTok"/>
        </w:rPr>
        <w:t>=</w:t>
      </w:r>
      <w:r>
        <w:rPr>
          <w:rStyle w:val="NormalTok"/>
        </w:rPr>
        <w:t xml:space="preserve"> np.tanh(np.dot(Wxh, xs[t]) </w:t>
      </w:r>
      <w:r>
        <w:rPr>
          <w:rStyle w:val="OperatorTok"/>
        </w:rPr>
        <w:t>+</w:t>
      </w:r>
      <w:r>
        <w:rPr>
          <w:rStyle w:val="NormalTok"/>
        </w:rPr>
        <w:t xml:space="preserve"> np.dot(Whh, hs[t</w:t>
      </w:r>
      <w:r>
        <w:rPr>
          <w:rStyle w:val="OperatorTok"/>
        </w:rPr>
        <w:t>-</w:t>
      </w:r>
      <w:r>
        <w:rPr>
          <w:rStyle w:val="DecValTok"/>
        </w:rPr>
        <w:t>1</w:t>
      </w:r>
      <w:r>
        <w:rPr>
          <w:rStyle w:val="NormalTok"/>
        </w:rPr>
        <w:t xml:space="preserve">]) </w:t>
      </w:r>
      <w:r>
        <w:rPr>
          <w:rStyle w:val="OperatorTok"/>
        </w:rPr>
        <w:t>+</w:t>
      </w:r>
      <w:r>
        <w:rPr>
          <w:rStyle w:val="NormalTok"/>
        </w:rPr>
        <w:t xml:space="preserve"> bh) </w:t>
      </w:r>
      <w:r>
        <w:br/>
      </w:r>
      <w:r>
        <w:rPr>
          <w:rStyle w:val="NormalTok"/>
        </w:rPr>
        <w:t xml:space="preserve">        ys[t] </w:t>
      </w:r>
      <w:r>
        <w:rPr>
          <w:rStyle w:val="OperatorTok"/>
        </w:rPr>
        <w:t>=</w:t>
      </w:r>
      <w:r>
        <w:rPr>
          <w:rStyle w:val="NormalTok"/>
        </w:rPr>
        <w:t xml:space="preserve"> np.dot(Why, hs[t]) </w:t>
      </w:r>
      <w:r>
        <w:rPr>
          <w:rStyle w:val="OperatorTok"/>
        </w:rPr>
        <w:t>+</w:t>
      </w:r>
      <w:r>
        <w:rPr>
          <w:rStyle w:val="NormalTok"/>
        </w:rPr>
        <w:t xml:space="preserve"> by </w:t>
      </w:r>
      <w:r>
        <w:br/>
      </w:r>
      <w:r>
        <w:rPr>
          <w:rStyle w:val="NormalTok"/>
        </w:rPr>
        <w:lastRenderedPageBreak/>
        <w:t xml:space="preserve">        ps[t] </w:t>
      </w:r>
      <w:r>
        <w:rPr>
          <w:rStyle w:val="OperatorTok"/>
        </w:rPr>
        <w:t>=</w:t>
      </w:r>
      <w:r>
        <w:rPr>
          <w:rStyle w:val="NormalTok"/>
        </w:rPr>
        <w:t xml:space="preserve"> np.exp(ys[t]) </w:t>
      </w:r>
      <w:r>
        <w:rPr>
          <w:rStyle w:val="OperatorTok"/>
        </w:rPr>
        <w:t>/</w:t>
      </w:r>
      <w:r>
        <w:rPr>
          <w:rStyle w:val="NormalTok"/>
        </w:rPr>
        <w:t xml:space="preserve"> np.</w:t>
      </w:r>
      <w:r>
        <w:rPr>
          <w:rStyle w:val="BuiltInTok"/>
        </w:rPr>
        <w:t>sum</w:t>
      </w:r>
      <w:r>
        <w:rPr>
          <w:rStyle w:val="NormalTok"/>
        </w:rPr>
        <w:t xml:space="preserve">(np.exp(ys[t])) </w:t>
      </w:r>
      <w:r>
        <w:br/>
      </w:r>
      <w:r>
        <w:rPr>
          <w:rStyle w:val="NormalTok"/>
        </w:rPr>
        <w:t xml:space="preserve">        loss </w:t>
      </w:r>
      <w:r>
        <w:rPr>
          <w:rStyle w:val="OperatorTok"/>
        </w:rPr>
        <w:t>+=</w:t>
      </w:r>
      <w:r>
        <w:rPr>
          <w:rStyle w:val="NormalTok"/>
        </w:rPr>
        <w:t xml:space="preserve"> </w:t>
      </w:r>
      <w:r>
        <w:rPr>
          <w:rStyle w:val="OperatorTok"/>
        </w:rPr>
        <w:t>-</w:t>
      </w:r>
      <w:r>
        <w:rPr>
          <w:rStyle w:val="NormalTok"/>
        </w:rPr>
        <w:t xml:space="preserve">np.log(ps[t][targets[t], </w:t>
      </w:r>
      <w:r>
        <w:rPr>
          <w:rStyle w:val="DecValTok"/>
        </w:rPr>
        <w:t>0</w:t>
      </w:r>
      <w:r>
        <w:rPr>
          <w:rStyle w:val="NormalTok"/>
        </w:rPr>
        <w:t xml:space="preserve">]) </w:t>
      </w:r>
      <w:r>
        <w:br/>
      </w:r>
      <w:r>
        <w:rPr>
          <w:rStyle w:val="NormalTok"/>
        </w:rPr>
        <w:t xml:space="preserve"> </w:t>
      </w:r>
      <w:r>
        <w:br/>
      </w:r>
      <w:r>
        <w:rPr>
          <w:rStyle w:val="NormalTok"/>
        </w:rPr>
        <w:t xml:space="preserve">    dWxh, dWhh, dWhy </w:t>
      </w:r>
      <w:r>
        <w:rPr>
          <w:rStyle w:val="OperatorTok"/>
        </w:rPr>
        <w:t>=</w:t>
      </w:r>
      <w:r>
        <w:rPr>
          <w:rStyle w:val="NormalTok"/>
        </w:rPr>
        <w:t xml:space="preserve"> np.zeros_like(Wxh), np.zeros_like(Whh), np.zeros_like(Why) </w:t>
      </w:r>
      <w:r>
        <w:br/>
      </w:r>
      <w:r>
        <w:rPr>
          <w:rStyle w:val="NormalTok"/>
        </w:rPr>
        <w:t xml:space="preserve">    dbh, dby </w:t>
      </w:r>
      <w:r>
        <w:rPr>
          <w:rStyle w:val="OperatorTok"/>
        </w:rPr>
        <w:t>=</w:t>
      </w:r>
      <w:r>
        <w:rPr>
          <w:rStyle w:val="NormalTok"/>
        </w:rPr>
        <w:t xml:space="preserve"> np.zeros_like(bh), np.zeros_like(by) </w:t>
      </w:r>
      <w:r>
        <w:br/>
      </w:r>
      <w:r>
        <w:rPr>
          <w:rStyle w:val="NormalTok"/>
        </w:rPr>
        <w:t xml:space="preserve">    dhnext </w:t>
      </w:r>
      <w:r>
        <w:rPr>
          <w:rStyle w:val="OperatorTok"/>
        </w:rPr>
        <w:t>=</w:t>
      </w:r>
      <w:r>
        <w:rPr>
          <w:rStyle w:val="NormalTok"/>
        </w:rPr>
        <w:t xml:space="preserve"> np.zeros_like(hs[</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reversed</w:t>
      </w:r>
      <w:r>
        <w:rPr>
          <w:rStyle w:val="NormalTok"/>
        </w:rPr>
        <w:t>(</w:t>
      </w:r>
      <w:r>
        <w:rPr>
          <w:rStyle w:val="BuiltInTok"/>
        </w:rPr>
        <w:t>range</w:t>
      </w:r>
      <w:r>
        <w:rPr>
          <w:rStyle w:val="NormalTok"/>
        </w:rPr>
        <w:t>(</w:t>
      </w:r>
      <w:r>
        <w:rPr>
          <w:rStyle w:val="BuiltInTok"/>
        </w:rPr>
        <w:t>len</w:t>
      </w:r>
      <w:r>
        <w:rPr>
          <w:rStyle w:val="NormalTok"/>
        </w:rPr>
        <w:t xml:space="preserve">(inputs))): </w:t>
      </w:r>
      <w:r>
        <w:br/>
      </w:r>
      <w:r>
        <w:rPr>
          <w:rStyle w:val="NormalTok"/>
        </w:rPr>
        <w:t xml:space="preserve">        dy </w:t>
      </w:r>
      <w:r>
        <w:rPr>
          <w:rStyle w:val="OperatorTok"/>
        </w:rPr>
        <w:t>=</w:t>
      </w:r>
      <w:r>
        <w:rPr>
          <w:rStyle w:val="NormalTok"/>
        </w:rPr>
        <w:t xml:space="preserve"> np.copy(ps[t]) </w:t>
      </w:r>
      <w:r>
        <w:br/>
      </w:r>
      <w:r>
        <w:rPr>
          <w:rStyle w:val="NormalTok"/>
        </w:rPr>
        <w:t xml:space="preserve">        dy[targets[t]]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dWhy </w:t>
      </w:r>
      <w:r>
        <w:rPr>
          <w:rStyle w:val="OperatorTok"/>
        </w:rPr>
        <w:t>+=</w:t>
      </w:r>
      <w:r>
        <w:rPr>
          <w:rStyle w:val="NormalTok"/>
        </w:rPr>
        <w:t xml:space="preserve"> np.dot(dy, hs[t].T) </w:t>
      </w:r>
      <w:r>
        <w:br/>
      </w:r>
      <w:r>
        <w:rPr>
          <w:rStyle w:val="NormalTok"/>
        </w:rPr>
        <w:t xml:space="preserve">        dby </w:t>
      </w:r>
      <w:r>
        <w:rPr>
          <w:rStyle w:val="OperatorTok"/>
        </w:rPr>
        <w:t>+=</w:t>
      </w:r>
      <w:r>
        <w:rPr>
          <w:rStyle w:val="NormalTok"/>
        </w:rPr>
        <w:t xml:space="preserve"> dy </w:t>
      </w:r>
      <w:r>
        <w:br/>
      </w:r>
      <w:r>
        <w:rPr>
          <w:rStyle w:val="NormalTok"/>
        </w:rPr>
        <w:t xml:space="preserve">        dh </w:t>
      </w:r>
      <w:r>
        <w:rPr>
          <w:rStyle w:val="OperatorTok"/>
        </w:rPr>
        <w:t>=</w:t>
      </w:r>
      <w:r>
        <w:rPr>
          <w:rStyle w:val="NormalTok"/>
        </w:rPr>
        <w:t xml:space="preserve"> np.dot(Why.T, dy) </w:t>
      </w:r>
      <w:r>
        <w:rPr>
          <w:rStyle w:val="OperatorTok"/>
        </w:rPr>
        <w:t>+</w:t>
      </w:r>
      <w:r>
        <w:rPr>
          <w:rStyle w:val="NormalTok"/>
        </w:rPr>
        <w:t xml:space="preserve"> dhnext </w:t>
      </w:r>
      <w:r>
        <w:br/>
      </w:r>
      <w:r>
        <w:rPr>
          <w:rStyle w:val="NormalTok"/>
        </w:rPr>
        <w:t xml:space="preserve">        dhraw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hs[t] </w:t>
      </w:r>
      <w:r>
        <w:rPr>
          <w:rStyle w:val="OperatorTok"/>
        </w:rPr>
        <w:t>*</w:t>
      </w:r>
      <w:r>
        <w:rPr>
          <w:rStyle w:val="NormalTok"/>
        </w:rPr>
        <w:t xml:space="preserve"> hs[t]) </w:t>
      </w:r>
      <w:r>
        <w:rPr>
          <w:rStyle w:val="OperatorTok"/>
        </w:rPr>
        <w:t>*</w:t>
      </w:r>
      <w:r>
        <w:rPr>
          <w:rStyle w:val="NormalTok"/>
        </w:rPr>
        <w:t xml:space="preserve"> dh </w:t>
      </w:r>
      <w:r>
        <w:br/>
      </w:r>
      <w:r>
        <w:rPr>
          <w:rStyle w:val="NormalTok"/>
        </w:rPr>
        <w:t xml:space="preserve">        dbh </w:t>
      </w:r>
      <w:r>
        <w:rPr>
          <w:rStyle w:val="OperatorTok"/>
        </w:rPr>
        <w:t>+=</w:t>
      </w:r>
      <w:r>
        <w:rPr>
          <w:rStyle w:val="NormalTok"/>
        </w:rPr>
        <w:t xml:space="preserve"> dhraw </w:t>
      </w:r>
      <w:r>
        <w:br/>
      </w:r>
      <w:r>
        <w:rPr>
          <w:rStyle w:val="NormalTok"/>
        </w:rPr>
        <w:t xml:space="preserve">        dWxh </w:t>
      </w:r>
      <w:r>
        <w:rPr>
          <w:rStyle w:val="OperatorTok"/>
        </w:rPr>
        <w:t>+=</w:t>
      </w:r>
      <w:r>
        <w:rPr>
          <w:rStyle w:val="NormalTok"/>
        </w:rPr>
        <w:t xml:space="preserve"> np.dot(dhraw, xs[t].T) </w:t>
      </w:r>
      <w:r>
        <w:br/>
      </w:r>
      <w:r>
        <w:rPr>
          <w:rStyle w:val="NormalTok"/>
        </w:rPr>
        <w:t xml:space="preserve">        dWhh </w:t>
      </w:r>
      <w:r>
        <w:rPr>
          <w:rStyle w:val="OperatorTok"/>
        </w:rPr>
        <w:t>+=</w:t>
      </w:r>
      <w:r>
        <w:rPr>
          <w:rStyle w:val="NormalTok"/>
        </w:rPr>
        <w:t xml:space="preserve"> np.dot(dhraw, hs[t</w:t>
      </w:r>
      <w:r>
        <w:rPr>
          <w:rStyle w:val="OperatorTok"/>
        </w:rPr>
        <w:t>-</w:t>
      </w:r>
      <w:r>
        <w:rPr>
          <w:rStyle w:val="DecValTok"/>
        </w:rPr>
        <w:t>1</w:t>
      </w:r>
      <w:r>
        <w:rPr>
          <w:rStyle w:val="NormalTok"/>
        </w:rPr>
        <w:t xml:space="preserve">].T) </w:t>
      </w:r>
      <w:r>
        <w:br/>
      </w:r>
      <w:r>
        <w:rPr>
          <w:rStyle w:val="NormalTok"/>
        </w:rPr>
        <w:t xml:space="preserve">        dhnext </w:t>
      </w:r>
      <w:r>
        <w:rPr>
          <w:rStyle w:val="OperatorTok"/>
        </w:rPr>
        <w:t>=</w:t>
      </w:r>
      <w:r>
        <w:rPr>
          <w:rStyle w:val="NormalTok"/>
        </w:rPr>
        <w:t xml:space="preserve"> np.dot(Whh.T, dhraw) </w:t>
      </w:r>
      <w:r>
        <w:br/>
      </w:r>
      <w:r>
        <w:rPr>
          <w:rStyle w:val="NormalTok"/>
        </w:rPr>
        <w:t xml:space="preserve"> </w:t>
      </w:r>
      <w:r>
        <w:br/>
      </w:r>
      <w:r>
        <w:rPr>
          <w:rStyle w:val="NormalTok"/>
        </w:rPr>
        <w:t xml:space="preserve">    </w:t>
      </w:r>
      <w:r>
        <w:rPr>
          <w:rStyle w:val="ControlFlowTok"/>
        </w:rPr>
        <w:t>return</w:t>
      </w:r>
      <w:r>
        <w:rPr>
          <w:rStyle w:val="NormalTok"/>
        </w:rPr>
        <w:t xml:space="preserve"> loss, dWxh, dWhh, dWhy, dbh, dby, hs[</w:t>
      </w:r>
      <w:r>
        <w:rPr>
          <w:rStyle w:val="BuiltInTok"/>
        </w:rPr>
        <w:t>len</w:t>
      </w:r>
      <w:r>
        <w:rPr>
          <w:rStyle w:val="NormalTok"/>
        </w:rPr>
        <w:t>(inputs)</w:t>
      </w:r>
      <w:r>
        <w:rPr>
          <w:rStyle w:val="OperatorTok"/>
        </w:rPr>
        <w:t>-</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每五个为一个序列</w:t>
      </w:r>
      <w:r>
        <w:rPr>
          <w:rStyle w:val="CommentTok"/>
        </w:rPr>
        <w:t xml:space="preserve"> </w:t>
      </w:r>
      <w:r>
        <w:br/>
      </w:r>
      <w:r>
        <w:rPr>
          <w:rStyle w:val="NormalTok"/>
        </w:rPr>
        <w:t xml:space="preserve">length </w:t>
      </w:r>
      <w:r>
        <w:rPr>
          <w:rStyle w:val="OperatorTok"/>
        </w:rPr>
        <w:t>=</w:t>
      </w:r>
      <w:r>
        <w:rPr>
          <w:rStyle w:val="NormalTok"/>
        </w:rPr>
        <w:t xml:space="preserve"> </w:t>
      </w:r>
      <w:r>
        <w:rPr>
          <w:rStyle w:val="DecValTok"/>
        </w:rPr>
        <w:t>25</w:t>
      </w:r>
      <w:r>
        <w:rPr>
          <w:rStyle w:val="NormalTok"/>
        </w:rPr>
        <w:t xml:space="preserve"> </w:t>
      </w:r>
      <w:r>
        <w:br/>
      </w:r>
      <w:r>
        <w:rPr>
          <w:rStyle w:val="CommentTok"/>
        </w:rPr>
        <w:t xml:space="preserve"># </w:t>
      </w:r>
      <w:r>
        <w:rPr>
          <w:rStyle w:val="CommentTok"/>
        </w:rPr>
        <w:t>训练参数</w:t>
      </w:r>
      <w:r>
        <w:rPr>
          <w:rStyle w:val="CommentTok"/>
        </w:rPr>
        <w:t xml:space="preserve"> </w:t>
      </w:r>
      <w:r>
        <w:br/>
      </w:r>
      <w:r>
        <w:rPr>
          <w:rStyle w:val="NormalTok"/>
        </w:rPr>
        <w:t xml:space="preserve">num </w:t>
      </w:r>
      <w:r>
        <w:rPr>
          <w:rStyle w:val="OperatorTok"/>
        </w:rPr>
        <w:t>=</w:t>
      </w:r>
      <w:r>
        <w:rPr>
          <w:rStyle w:val="NormalTok"/>
        </w:rPr>
        <w:t xml:space="preserve"> </w:t>
      </w:r>
      <w:r>
        <w:rPr>
          <w:rStyle w:val="DecValTok"/>
        </w:rPr>
        <w:t>100000</w:t>
      </w:r>
      <w:r>
        <w:rPr>
          <w:rStyle w:val="NormalTok"/>
        </w:rPr>
        <w:t xml:space="preserve">  </w:t>
      </w:r>
      <w:r>
        <w:rPr>
          <w:rStyle w:val="CommentTok"/>
        </w:rPr>
        <w:t xml:space="preserve"># </w:t>
      </w:r>
      <w:r>
        <w:rPr>
          <w:rStyle w:val="CommentTok"/>
        </w:rPr>
        <w:t>迭代次数</w:t>
      </w:r>
      <w:r>
        <w:rPr>
          <w:rStyle w:val="CommentTok"/>
        </w:rPr>
        <w:t xml:space="preserve"> </w:t>
      </w:r>
      <w:r>
        <w:br/>
      </w:r>
      <w:r>
        <w:rPr>
          <w:rStyle w:val="NormalTok"/>
        </w:rPr>
        <w:t xml:space="preserve">patience </w:t>
      </w:r>
      <w:r>
        <w:rPr>
          <w:rStyle w:val="OperatorTok"/>
        </w:rPr>
        <w:t>=</w:t>
      </w:r>
      <w:r>
        <w:rPr>
          <w:rStyle w:val="NormalTok"/>
        </w:rPr>
        <w:t xml:space="preserve"> </w:t>
      </w:r>
      <w:r>
        <w:rPr>
          <w:rStyle w:val="DecValTok"/>
        </w:rPr>
        <w:t>800</w:t>
      </w:r>
      <w:r>
        <w:rPr>
          <w:rStyle w:val="NormalTok"/>
        </w:rPr>
        <w:t xml:space="preserve">   </w:t>
      </w:r>
      <w:r>
        <w:rPr>
          <w:rStyle w:val="CommentTok"/>
        </w:rPr>
        <w:t xml:space="preserve"># </w:t>
      </w:r>
      <w:r>
        <w:rPr>
          <w:rStyle w:val="CommentTok"/>
        </w:rPr>
        <w:t>耐心值</w:t>
      </w:r>
      <w:r>
        <w:rPr>
          <w:rStyle w:val="CommentTok"/>
        </w:rPr>
        <w:t xml:space="preserve"> </w:t>
      </w:r>
      <w:r>
        <w:br/>
      </w:r>
      <w:r>
        <w:rPr>
          <w:rStyle w:val="NormalTok"/>
        </w:rPr>
        <w:t xml:space="preserve"> </w:t>
      </w:r>
      <w:r>
        <w:br/>
      </w:r>
      <w:r>
        <w:rPr>
          <w:rStyle w:val="KeywordTok"/>
        </w:rPr>
        <w:t>def</w:t>
      </w:r>
      <w:r>
        <w:rPr>
          <w:rStyle w:val="NormalTok"/>
        </w:rPr>
        <w:t xml:space="preserve"> train(data, num, patience</w:t>
      </w:r>
      <w:r>
        <w:rPr>
          <w:rStyle w:val="OperatorTok"/>
        </w:rPr>
        <w:t>=</w:t>
      </w:r>
      <w:r>
        <w:rPr>
          <w:rStyle w:val="DecValTok"/>
        </w:rPr>
        <w:t>500</w:t>
      </w:r>
      <w:r>
        <w:rPr>
          <w:rStyle w:val="NormalTok"/>
        </w:rPr>
        <w:t xml:space="preserve">): </w:t>
      </w:r>
      <w:r>
        <w:br/>
      </w:r>
      <w:r>
        <w:rPr>
          <w:rStyle w:val="NormalTok"/>
        </w:rPr>
        <w:t xml:space="preserve">    </w:t>
      </w:r>
      <w:r>
        <w:rPr>
          <w:rStyle w:val="KeywordTok"/>
        </w:rPr>
        <w:t>global</w:t>
      </w:r>
      <w:r>
        <w:rPr>
          <w:rStyle w:val="NormalTok"/>
        </w:rPr>
        <w:t xml:space="preserve"> Wxh, Whh, Why, bh, by  </w:t>
      </w:r>
      <w:r>
        <w:rPr>
          <w:rStyle w:val="CommentTok"/>
        </w:rPr>
        <w:t xml:space="preserve"># </w:t>
      </w:r>
      <w:r>
        <w:rPr>
          <w:rStyle w:val="CommentTok"/>
        </w:rPr>
        <w:t>全局</w:t>
      </w:r>
      <w:r>
        <w:rPr>
          <w:rStyle w:val="CommentTok"/>
        </w:rPr>
        <w:t xml:space="preserve"> </w:t>
      </w:r>
      <w:r>
        <w:br/>
      </w:r>
      <w:r>
        <w:rPr>
          <w:rStyle w:val="NormalTok"/>
        </w:rPr>
        <w:t xml:space="preserve"> </w:t>
      </w:r>
      <w:r>
        <w:br/>
      </w:r>
      <w:r>
        <w:rPr>
          <w:rStyle w:val="NormalTok"/>
        </w:rPr>
        <w:t xml:space="preserve">    lowest_loss </w:t>
      </w:r>
      <w:r>
        <w:rPr>
          <w:rStyle w:val="OperatorTok"/>
        </w:rPr>
        <w:t>=</w:t>
      </w:r>
      <w:r>
        <w:rPr>
          <w:rStyle w:val="NormalTok"/>
        </w:rPr>
        <w:t xml:space="preserve"> np.inf </w:t>
      </w:r>
      <w:r>
        <w:rPr>
          <w:rStyle w:val="CommentTok"/>
        </w:rPr>
        <w:t xml:space="preserve"># </w:t>
      </w:r>
      <w:proofErr w:type="gramStart"/>
      <w:r>
        <w:rPr>
          <w:rStyle w:val="CommentTok"/>
        </w:rPr>
        <w:t>迭代找最小</w:t>
      </w:r>
      <w:proofErr w:type="gramEnd"/>
      <w:r>
        <w:rPr>
          <w:rStyle w:val="CommentTok"/>
        </w:rPr>
        <w:t xml:space="preserve"> </w:t>
      </w:r>
      <w:r>
        <w:br/>
      </w:r>
      <w:r>
        <w:rPr>
          <w:rStyle w:val="NormalTok"/>
        </w:rPr>
        <w:t xml:space="preserve">    best </w:t>
      </w:r>
      <w:r>
        <w:rPr>
          <w:rStyle w:val="OperatorTok"/>
        </w:rPr>
        <w:t>=</w:t>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n, p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losses </w:t>
      </w:r>
      <w:r>
        <w:rPr>
          <w:rStyle w:val="OperatorTok"/>
        </w:rPr>
        <w:t>=</w:t>
      </w:r>
      <w:r>
        <w:rPr>
          <w:rStyle w:val="NormalTok"/>
        </w:rPr>
        <w:t xml:space="preserve"> [] </w:t>
      </w:r>
      <w:r>
        <w:rPr>
          <w:rStyle w:val="CommentTok"/>
        </w:rPr>
        <w:t xml:space="preserve"># </w:t>
      </w:r>
      <w:r>
        <w:rPr>
          <w:rStyle w:val="CommentTok"/>
        </w:rPr>
        <w:t>记录</w:t>
      </w:r>
      <w:r>
        <w:rPr>
          <w:rStyle w:val="CommentTok"/>
        </w:rPr>
        <w:t xml:space="preserve">loss </w:t>
      </w:r>
      <w:r>
        <w:br/>
      </w:r>
      <w:r>
        <w:rPr>
          <w:rStyle w:val="NormalTok"/>
        </w:rPr>
        <w:t xml:space="preserve">    lossess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(num): </w:t>
      </w:r>
      <w:r>
        <w:br/>
      </w:r>
      <w:r>
        <w:rPr>
          <w:rStyle w:val="NormalTok"/>
        </w:rPr>
        <w:t xml:space="preserve">        </w:t>
      </w:r>
      <w:r>
        <w:rPr>
          <w:rStyle w:val="ControlFlowTok"/>
        </w:rPr>
        <w:t>if</w:t>
      </w:r>
      <w:r>
        <w:rPr>
          <w:rStyle w:val="NormalTok"/>
        </w:rPr>
        <w:t xml:space="preserve"> p </w:t>
      </w:r>
      <w:r>
        <w:rPr>
          <w:rStyle w:val="OperatorTok"/>
        </w:rPr>
        <w:t>+</w:t>
      </w:r>
      <w:r>
        <w:rPr>
          <w:rStyle w:val="NormalTok"/>
        </w:rPr>
        <w:t xml:space="preserve"> length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r>
        <w:rPr>
          <w:rStyle w:val="BuiltInTok"/>
        </w:rPr>
        <w:t>len</w:t>
      </w:r>
      <w:r>
        <w:rPr>
          <w:rStyle w:val="NormalTok"/>
        </w:rPr>
        <w:t xml:space="preserve">(data) </w:t>
      </w:r>
      <w:r>
        <w:rPr>
          <w:rStyle w:val="KeywordTok"/>
        </w:rPr>
        <w:t>or</w:t>
      </w:r>
      <w:r>
        <w:rPr>
          <w:rStyle w:val="NormalTok"/>
        </w:rPr>
        <w:t xml:space="preserve"> n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hprev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p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lastRenderedPageBreak/>
        <w:t xml:space="preserve">        inputs </w:t>
      </w:r>
      <w:r>
        <w:rPr>
          <w:rStyle w:val="OperatorTok"/>
        </w:rPr>
        <w:t>=</w:t>
      </w:r>
      <w:r>
        <w:rPr>
          <w:rStyle w:val="NormalTok"/>
        </w:rPr>
        <w:t xml:space="preserve"> [char_to_index[data[p]]] </w:t>
      </w:r>
      <w:r>
        <w:br/>
      </w:r>
      <w:r>
        <w:rPr>
          <w:rStyle w:val="NormalTok"/>
        </w:rPr>
        <w:t xml:space="preserve">        targets </w:t>
      </w:r>
      <w:r>
        <w:rPr>
          <w:rStyle w:val="OperatorTok"/>
        </w:rPr>
        <w:t>=</w:t>
      </w:r>
      <w:r>
        <w:rPr>
          <w:rStyle w:val="NormalTok"/>
        </w:rPr>
        <w:t xml:space="preserve"> [char_to_index[ch] </w:t>
      </w:r>
      <w:r>
        <w:rPr>
          <w:rStyle w:val="ControlFlowTok"/>
        </w:rPr>
        <w:t>for</w:t>
      </w:r>
      <w:r>
        <w:rPr>
          <w:rStyle w:val="NormalTok"/>
        </w:rPr>
        <w:t xml:space="preserve"> ch </w:t>
      </w:r>
      <w:r>
        <w:rPr>
          <w:rStyle w:val="KeywordTok"/>
        </w:rPr>
        <w:t>in</w:t>
      </w:r>
      <w:r>
        <w:rPr>
          <w:rStyle w:val="NormalTok"/>
        </w:rPr>
        <w:t xml:space="preserve"> data[p</w:t>
      </w:r>
      <w:r>
        <w:rPr>
          <w:rStyle w:val="OperatorTok"/>
        </w:rPr>
        <w:t>+</w:t>
      </w:r>
      <w:r>
        <w:rPr>
          <w:rStyle w:val="DecValTok"/>
        </w:rPr>
        <w:t>1</w:t>
      </w:r>
      <w:r>
        <w:rPr>
          <w:rStyle w:val="NormalTok"/>
        </w:rPr>
        <w:t>:p</w:t>
      </w:r>
      <w:r>
        <w:rPr>
          <w:rStyle w:val="OperatorTok"/>
        </w:rPr>
        <w:t>+</w:t>
      </w:r>
      <w:r>
        <w:rPr>
          <w:rStyle w:val="NormalTok"/>
        </w:rPr>
        <w:t>length</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loss, dWxh, dWhh, dWhy, dbh, dby, hprev </w:t>
      </w:r>
      <w:r>
        <w:rPr>
          <w:rStyle w:val="OperatorTok"/>
        </w:rPr>
        <w:t>=</w:t>
      </w:r>
      <w:r>
        <w:rPr>
          <w:rStyle w:val="NormalTok"/>
        </w:rPr>
        <w:t xml:space="preserve"> forward_backward(inputs, targets, hprev) </w:t>
      </w:r>
      <w:r>
        <w:br/>
      </w:r>
      <w:r>
        <w:rPr>
          <w:rStyle w:val="NormalTok"/>
        </w:rPr>
        <w:t xml:space="preserve"> </w:t>
      </w:r>
      <w:r>
        <w:br/>
      </w:r>
      <w:r>
        <w:rPr>
          <w:rStyle w:val="NormalTok"/>
        </w:rPr>
        <w:t xml:space="preserve">        </w:t>
      </w:r>
      <w:r>
        <w:rPr>
          <w:rStyle w:val="CommentTok"/>
        </w:rPr>
        <w:t xml:space="preserve"># </w:t>
      </w:r>
      <w:r>
        <w:rPr>
          <w:rStyle w:val="CommentTok"/>
        </w:rPr>
        <w:t>梯度下降</w:t>
      </w:r>
      <w:r>
        <w:rPr>
          <w:rStyle w:val="CommentTok"/>
        </w:rPr>
        <w:t xml:space="preserve"> </w:t>
      </w:r>
      <w:r>
        <w:br/>
      </w:r>
      <w:r>
        <w:rPr>
          <w:rStyle w:val="NormalTok"/>
        </w:rPr>
        <w:t xml:space="preserve">        </w:t>
      </w:r>
      <w:r>
        <w:rPr>
          <w:rStyle w:val="ControlFlowTok"/>
        </w:rPr>
        <w:t>for</w:t>
      </w:r>
      <w:r>
        <w:rPr>
          <w:rStyle w:val="NormalTok"/>
        </w:rPr>
        <w:t xml:space="preserve"> param, dparam </w:t>
      </w:r>
      <w:r>
        <w:rPr>
          <w:rStyle w:val="KeywordTok"/>
        </w:rPr>
        <w:t>in</w:t>
      </w:r>
      <w:r>
        <w:rPr>
          <w:rStyle w:val="NormalTok"/>
        </w:rPr>
        <w:t xml:space="preserve"> </w:t>
      </w:r>
      <w:r>
        <w:rPr>
          <w:rStyle w:val="BuiltInTok"/>
        </w:rPr>
        <w:t>zip</w:t>
      </w:r>
      <w:r>
        <w:rPr>
          <w:rStyle w:val="NormalTok"/>
        </w:rPr>
        <w:t xml:space="preserve">([Wxh, Whh, Why, bh, by], [dWxh, dWhh, dWhy, dbh, dby]): </w:t>
      </w:r>
      <w:r>
        <w:br/>
      </w:r>
      <w:r>
        <w:rPr>
          <w:rStyle w:val="NormalTok"/>
        </w:rPr>
        <w:t xml:space="preserve">            param </w:t>
      </w:r>
      <w:r>
        <w:rPr>
          <w:rStyle w:val="OperatorTok"/>
        </w:rPr>
        <w:t>+=</w:t>
      </w:r>
      <w:r>
        <w:rPr>
          <w:rStyle w:val="NormalTok"/>
        </w:rPr>
        <w:t xml:space="preserve"> </w:t>
      </w:r>
      <w:r>
        <w:rPr>
          <w:rStyle w:val="OperatorTok"/>
        </w:rPr>
        <w:t>-</w:t>
      </w:r>
      <w:r>
        <w:rPr>
          <w:rStyle w:val="NormalTok"/>
        </w:rPr>
        <w:t xml:space="preserve">rate </w:t>
      </w:r>
      <w:r>
        <w:rPr>
          <w:rStyle w:val="OperatorTok"/>
        </w:rPr>
        <w:t>*</w:t>
      </w:r>
      <w:r>
        <w:rPr>
          <w:rStyle w:val="NormalTok"/>
        </w:rPr>
        <w:t xml:space="preserve"> dparam </w:t>
      </w:r>
      <w:r>
        <w:br/>
      </w:r>
      <w:r>
        <w:rPr>
          <w:rStyle w:val="NormalTok"/>
        </w:rPr>
        <w:t xml:space="preserve"> </w:t>
      </w:r>
      <w:r>
        <w:br/>
      </w:r>
      <w:r>
        <w:rPr>
          <w:rStyle w:val="NormalTok"/>
        </w:rPr>
        <w:t xml:space="preserve">        p </w:t>
      </w:r>
      <w:r>
        <w:rPr>
          <w:rStyle w:val="OperatorTok"/>
        </w:rPr>
        <w:t>+=</w:t>
      </w:r>
      <w:r>
        <w:rPr>
          <w:rStyle w:val="NormalTok"/>
        </w:rPr>
        <w:t xml:space="preserve"> length   </w:t>
      </w:r>
      <w:r>
        <w:br/>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n</w:t>
      </w:r>
      <w:r>
        <w:rPr>
          <w:rStyle w:val="OperatorTok"/>
        </w:rPr>
        <w:t>%</w:t>
      </w:r>
      <w:r>
        <w:rPr>
          <w:rStyle w:val="DecValTok"/>
        </w:rPr>
        <w:t>10</w:t>
      </w:r>
      <w:r>
        <w:rPr>
          <w:rStyle w:val="NormalTok"/>
        </w:rPr>
        <w:t xml:space="preserve"> </w:t>
      </w:r>
      <w:r>
        <w:rPr>
          <w:rStyle w:val="OperatorTok"/>
        </w:rPr>
        <w:t>==</w:t>
      </w:r>
      <w:r>
        <w:rPr>
          <w:rStyle w:val="DecValTok"/>
        </w:rPr>
        <w:t>0</w:t>
      </w:r>
      <w:r>
        <w:rPr>
          <w:rStyle w:val="NormalTok"/>
        </w:rPr>
        <w:t xml:space="preserve">: </w:t>
      </w:r>
      <w:r>
        <w:br/>
      </w:r>
      <w:r>
        <w:rPr>
          <w:rStyle w:val="NormalTok"/>
        </w:rPr>
        <w:t xml:space="preserve">            lossess.append(loss) </w:t>
      </w:r>
      <w:r>
        <w:br/>
      </w:r>
      <w:r>
        <w:rPr>
          <w:rStyle w:val="NormalTok"/>
        </w:rPr>
        <w:t xml:space="preserve">        </w:t>
      </w:r>
      <w:r>
        <w:rPr>
          <w:rStyle w:val="ControlFlowTok"/>
        </w:rPr>
        <w:t>if</w:t>
      </w:r>
      <w:r>
        <w:rPr>
          <w:rStyle w:val="NormalTok"/>
        </w:rPr>
        <w:t xml:space="preserve"> n </w:t>
      </w:r>
      <w:r>
        <w:rPr>
          <w:rStyle w:val="OperatorTok"/>
        </w:rPr>
        <w:t>%</w:t>
      </w:r>
      <w:r>
        <w:rPr>
          <w:rStyle w:val="NormalTok"/>
        </w:rPr>
        <w:t xml:space="preserve"> </w:t>
      </w:r>
      <w:r>
        <w:rPr>
          <w:rStyle w:val="DecValTok"/>
        </w:rPr>
        <w:t>5000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pecialStringTok"/>
        </w:rPr>
        <w:t xml:space="preserve">f"Epoch </w:t>
      </w:r>
      <w:r>
        <w:rPr>
          <w:rStyle w:val="SpecialCharTok"/>
        </w:rPr>
        <w:t>{</w:t>
      </w:r>
      <w:r>
        <w:rPr>
          <w:rStyle w:val="NormalTok"/>
        </w:rPr>
        <w:t>n</w:t>
      </w:r>
      <w:r>
        <w:rPr>
          <w:rStyle w:val="SpecialCharTok"/>
        </w:rPr>
        <w:t>}</w:t>
      </w:r>
      <w:r>
        <w:rPr>
          <w:rStyle w:val="SpecialStringTok"/>
        </w:rPr>
        <w:t xml:space="preserve">, Loss: </w:t>
      </w:r>
      <w:r>
        <w:rPr>
          <w:rStyle w:val="SpecialCharTok"/>
        </w:rPr>
        <w:t>{</w:t>
      </w:r>
      <w:r>
        <w:rPr>
          <w:rStyle w:val="NormalTok"/>
        </w:rPr>
        <w:t>loss</w:t>
      </w:r>
      <w:r>
        <w:rPr>
          <w:rStyle w:val="SpecialCharTok"/>
        </w:rPr>
        <w:t>}</w:t>
      </w:r>
      <w:r>
        <w:rPr>
          <w:rStyle w:val="SpecialStringTok"/>
        </w:rPr>
        <w:t>"</w:t>
      </w:r>
      <w:r>
        <w:rPr>
          <w:rStyle w:val="NormalTok"/>
        </w:rPr>
        <w:t xml:space="preserve">) </w:t>
      </w:r>
      <w:r>
        <w:br/>
      </w:r>
      <w:r>
        <w:rPr>
          <w:rStyle w:val="NormalTok"/>
        </w:rPr>
        <w:t xml:space="preserve">            losses.append(loss) </w:t>
      </w:r>
      <w:r>
        <w:br/>
      </w:r>
      <w:r>
        <w:rPr>
          <w:rStyle w:val="NormalTok"/>
        </w:rPr>
        <w:t xml:space="preserve">         </w:t>
      </w:r>
      <w:r>
        <w:br/>
      </w:r>
      <w:r>
        <w:rPr>
          <w:rStyle w:val="NormalTok"/>
        </w:rPr>
        <w:t xml:space="preserve">        </w:t>
      </w:r>
      <w:r>
        <w:rPr>
          <w:rStyle w:val="ControlFlowTok"/>
        </w:rPr>
        <w:t>if</w:t>
      </w:r>
      <w:r>
        <w:rPr>
          <w:rStyle w:val="NormalTok"/>
        </w:rPr>
        <w:t xml:space="preserve"> loss </w:t>
      </w:r>
      <w:r>
        <w:rPr>
          <w:rStyle w:val="OperatorTok"/>
        </w:rPr>
        <w:t>&lt;</w:t>
      </w:r>
      <w:r>
        <w:rPr>
          <w:rStyle w:val="NormalTok"/>
        </w:rPr>
        <w:t xml:space="preserve"> lowest_loss: </w:t>
      </w:r>
      <w:r>
        <w:br/>
      </w:r>
      <w:r>
        <w:rPr>
          <w:rStyle w:val="NormalTok"/>
        </w:rPr>
        <w:t xml:space="preserve">            lowest_loss </w:t>
      </w:r>
      <w:r>
        <w:rPr>
          <w:rStyle w:val="OperatorTok"/>
        </w:rPr>
        <w:t>=</w:t>
      </w:r>
      <w:r>
        <w:rPr>
          <w:rStyle w:val="NormalTok"/>
        </w:rPr>
        <w:t xml:space="preserve"> loss </w:t>
      </w:r>
      <w:r>
        <w:br/>
      </w:r>
      <w:r>
        <w:rPr>
          <w:rStyle w:val="NormalTok"/>
        </w:rPr>
        <w:t xml:space="preserve">            best </w:t>
      </w:r>
      <w:r>
        <w:rPr>
          <w:rStyle w:val="OperatorTok"/>
        </w:rPr>
        <w:t>=</w:t>
      </w:r>
      <w:r>
        <w:rPr>
          <w:rStyle w:val="NormalTok"/>
        </w:rPr>
        <w:t xml:space="preserve"> { </w:t>
      </w:r>
      <w:r>
        <w:br/>
      </w:r>
      <w:r>
        <w:rPr>
          <w:rStyle w:val="NormalTok"/>
        </w:rPr>
        <w:t xml:space="preserve">                </w:t>
      </w:r>
      <w:r>
        <w:rPr>
          <w:rStyle w:val="StringTok"/>
        </w:rPr>
        <w:t>'Wxh'</w:t>
      </w:r>
      <w:r>
        <w:rPr>
          <w:rStyle w:val="NormalTok"/>
        </w:rPr>
        <w:t xml:space="preserve">: Wxh.copy(),  </w:t>
      </w:r>
      <w:r>
        <w:br/>
      </w:r>
      <w:r>
        <w:rPr>
          <w:rStyle w:val="NormalTok"/>
        </w:rPr>
        <w:t xml:space="preserve">                </w:t>
      </w:r>
      <w:r>
        <w:rPr>
          <w:rStyle w:val="StringTok"/>
        </w:rPr>
        <w:t>'Whh'</w:t>
      </w:r>
      <w:r>
        <w:rPr>
          <w:rStyle w:val="NormalTok"/>
        </w:rPr>
        <w:t xml:space="preserve">: Whh.copy(),  </w:t>
      </w:r>
      <w:r>
        <w:br/>
      </w:r>
      <w:r>
        <w:rPr>
          <w:rStyle w:val="NormalTok"/>
        </w:rPr>
        <w:t xml:space="preserve">                </w:t>
      </w:r>
      <w:r>
        <w:rPr>
          <w:rStyle w:val="StringTok"/>
        </w:rPr>
        <w:t>'Why'</w:t>
      </w:r>
      <w:r>
        <w:rPr>
          <w:rStyle w:val="NormalTok"/>
        </w:rPr>
        <w:t xml:space="preserve">: Why.copy(),  </w:t>
      </w:r>
      <w:r>
        <w:br/>
      </w:r>
      <w:r>
        <w:rPr>
          <w:rStyle w:val="NormalTok"/>
        </w:rPr>
        <w:t xml:space="preserve">                </w:t>
      </w:r>
      <w:r>
        <w:rPr>
          <w:rStyle w:val="StringTok"/>
        </w:rPr>
        <w:t>'bh'</w:t>
      </w:r>
      <w:r>
        <w:rPr>
          <w:rStyle w:val="NormalTok"/>
        </w:rPr>
        <w:t xml:space="preserve">: bh.copy(),  </w:t>
      </w:r>
      <w:r>
        <w:br/>
      </w:r>
      <w:r>
        <w:rPr>
          <w:rStyle w:val="NormalTok"/>
        </w:rPr>
        <w:t xml:space="preserve">                </w:t>
      </w:r>
      <w:r>
        <w:rPr>
          <w:rStyle w:val="StringTok"/>
        </w:rPr>
        <w:t>'by'</w:t>
      </w:r>
      <w:r>
        <w:rPr>
          <w:rStyle w:val="NormalTok"/>
        </w:rPr>
        <w:t xml:space="preserve">: by.copy() </w:t>
      </w:r>
      <w:r>
        <w:br/>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counter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r>
        <w:rPr>
          <w:rStyle w:val="CommentTok"/>
        </w:rPr>
        <w:t xml:space="preserve"># if counter &gt; patience: </w:t>
      </w:r>
      <w:r>
        <w:br/>
      </w:r>
      <w:r>
        <w:rPr>
          <w:rStyle w:val="NormalTok"/>
        </w:rPr>
        <w:t xml:space="preserve">        </w:t>
      </w:r>
      <w:r>
        <w:rPr>
          <w:rStyle w:val="CommentTok"/>
        </w:rPr>
        <w:t xml:space="preserve">#     print(f"Early stopping at iteration {n}, Lowest loss: {lowest_loss}") </w:t>
      </w:r>
      <w:r>
        <w:br/>
      </w:r>
      <w:r>
        <w:rPr>
          <w:rStyle w:val="NormalTok"/>
        </w:rPr>
        <w:t xml:space="preserve">        </w:t>
      </w:r>
      <w:r>
        <w:rPr>
          <w:rStyle w:val="CommentTok"/>
        </w:rPr>
        <w:t xml:space="preserve">#     break </w:t>
      </w:r>
      <w:r>
        <w:br/>
      </w:r>
      <w:r>
        <w:rPr>
          <w:rStyle w:val="NormalTok"/>
        </w:rPr>
        <w:t xml:space="preserve"> </w:t>
      </w:r>
      <w:r>
        <w:br/>
      </w:r>
      <w:r>
        <w:rPr>
          <w:rStyle w:val="NormalTok"/>
        </w:rPr>
        <w:t xml:space="preserve">    Wxh, Whh, Why, bh, by </w:t>
      </w:r>
      <w:r>
        <w:rPr>
          <w:rStyle w:val="OperatorTok"/>
        </w:rPr>
        <w:t>=</w:t>
      </w:r>
      <w:r>
        <w:rPr>
          <w:rStyle w:val="NormalTok"/>
        </w:rPr>
        <w:t xml:space="preserve"> best.values() </w:t>
      </w:r>
      <w:r>
        <w:br/>
      </w:r>
      <w:r>
        <w:rPr>
          <w:rStyle w:val="NormalTok"/>
        </w:rPr>
        <w:t xml:space="preserve">    plt.plot(</w:t>
      </w:r>
      <w:r>
        <w:rPr>
          <w:rStyle w:val="BuiltInTok"/>
        </w:rPr>
        <w:t>range</w:t>
      </w:r>
      <w:r>
        <w:rPr>
          <w:rStyle w:val="NormalTok"/>
        </w:rPr>
        <w:t>(</w:t>
      </w:r>
      <w:r>
        <w:rPr>
          <w:rStyle w:val="BuiltInTok"/>
        </w:rPr>
        <w:t>len</w:t>
      </w:r>
      <w:r>
        <w:rPr>
          <w:rStyle w:val="NormalTok"/>
        </w:rPr>
        <w:t xml:space="preserve">(losses)),losses)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plt.scatter(</w:t>
      </w:r>
      <w:r>
        <w:rPr>
          <w:rStyle w:val="BuiltInTok"/>
        </w:rPr>
        <w:t>range</w:t>
      </w:r>
      <w:r>
        <w:rPr>
          <w:rStyle w:val="NormalTok"/>
        </w:rPr>
        <w:t>(</w:t>
      </w:r>
      <w:r>
        <w:rPr>
          <w:rStyle w:val="BuiltInTok"/>
        </w:rPr>
        <w:t>len</w:t>
      </w:r>
      <w:r>
        <w:rPr>
          <w:rStyle w:val="NormalTok"/>
        </w:rPr>
        <w:t>(lossess)), lossess, color</w:t>
      </w:r>
      <w:r>
        <w:rPr>
          <w:rStyle w:val="OperatorTok"/>
        </w:rPr>
        <w:t>=</w:t>
      </w:r>
      <w:r>
        <w:rPr>
          <w:rStyle w:val="StringTok"/>
        </w:rPr>
        <w:t>'red'</w:t>
      </w:r>
      <w:r>
        <w:rPr>
          <w:rStyle w:val="NormalTok"/>
        </w:rPr>
        <w:t>, marker</w:t>
      </w:r>
      <w:r>
        <w:rPr>
          <w:rStyle w:val="OperatorTok"/>
        </w:rPr>
        <w:t>=</w:t>
      </w:r>
      <w:r>
        <w:rPr>
          <w:rStyle w:val="StringTok"/>
        </w:rPr>
        <w:t>'o</w:t>
      </w:r>
      <w:r>
        <w:rPr>
          <w:rStyle w:val="StringTok"/>
        </w:rPr>
        <w:lastRenderedPageBreak/>
        <w:t>'</w:t>
      </w:r>
      <w:r>
        <w:rPr>
          <w:rStyle w:val="NormalTok"/>
        </w:rPr>
        <w:t xml:space="preserve">) </w:t>
      </w:r>
      <w:r>
        <w:br/>
      </w:r>
      <w:r>
        <w:rPr>
          <w:rStyle w:val="NormalTok"/>
        </w:rPr>
        <w:t xml:space="preserve">    plt.xlabel(</w:t>
      </w:r>
      <w:r>
        <w:rPr>
          <w:rStyle w:val="StringTok"/>
        </w:rPr>
        <w:t>'num'</w:t>
      </w:r>
      <w:r>
        <w:rPr>
          <w:rStyle w:val="NormalTok"/>
        </w:rPr>
        <w:t xml:space="preserve">) </w:t>
      </w:r>
      <w:r>
        <w:br/>
      </w:r>
      <w:r>
        <w:rPr>
          <w:rStyle w:val="NormalTok"/>
        </w:rPr>
        <w:t xml:space="preserve">    plt.ylabel(</w:t>
      </w:r>
      <w:r>
        <w:rPr>
          <w:rStyle w:val="StringTok"/>
        </w:rPr>
        <w:t>'Loss'</w:t>
      </w:r>
      <w:r>
        <w:rPr>
          <w:rStyle w:val="NormalTok"/>
        </w:rPr>
        <w:t xml:space="preserve">) </w:t>
      </w:r>
      <w:r>
        <w:br/>
      </w:r>
      <w:r>
        <w:rPr>
          <w:rStyle w:val="NormalTok"/>
        </w:rPr>
        <w:t xml:space="preserve">    plt.title(</w:t>
      </w:r>
      <w:r>
        <w:rPr>
          <w:rStyle w:val="StringTok"/>
        </w:rPr>
        <w:t>'Training Loss'</w:t>
      </w:r>
      <w:r>
        <w:rPr>
          <w:rStyle w:val="NormalTok"/>
        </w:rPr>
        <w:t xml:space="preserve">) </w:t>
      </w:r>
      <w:r>
        <w:br/>
      </w:r>
      <w:r>
        <w:rPr>
          <w:rStyle w:val="NormalTok"/>
        </w:rPr>
        <w:t xml:space="preserve">    plt.show() </w:t>
      </w:r>
      <w:r>
        <w:br/>
      </w:r>
      <w:r>
        <w:rPr>
          <w:rStyle w:val="NormalTok"/>
        </w:rPr>
        <w:t xml:space="preserve">    </w:t>
      </w:r>
      <w:r>
        <w:rPr>
          <w:rStyle w:val="ControlFlowTok"/>
        </w:rPr>
        <w:t>return</w:t>
      </w:r>
      <w:r>
        <w:rPr>
          <w:rStyle w:val="NormalTok"/>
        </w:rPr>
        <w:t xml:space="preserve"> best, lowest_loss </w:t>
      </w:r>
      <w:r>
        <w:br/>
      </w:r>
      <w:r>
        <w:rPr>
          <w:rStyle w:val="NormalTok"/>
        </w:rPr>
        <w:t xml:space="preserve"> </w:t>
      </w:r>
      <w:r>
        <w:br/>
      </w:r>
      <w:r>
        <w:rPr>
          <w:rStyle w:val="NormalTok"/>
        </w:rPr>
        <w:t xml:space="preserve"> </w:t>
      </w:r>
      <w:r>
        <w:br/>
      </w:r>
      <w:r>
        <w:rPr>
          <w:rStyle w:val="NormalTok"/>
        </w:rPr>
        <w:t xml:space="preserve">best_params, lowest_loss </w:t>
      </w:r>
      <w:r>
        <w:rPr>
          <w:rStyle w:val="OperatorTok"/>
        </w:rPr>
        <w:t>=</w:t>
      </w:r>
      <w:r>
        <w:rPr>
          <w:rStyle w:val="NormalTok"/>
        </w:rPr>
        <w:t xml:space="preserve"> train(words, num, patience) </w:t>
      </w:r>
      <w:r>
        <w:br/>
      </w:r>
      <w:r>
        <w:rPr>
          <w:rStyle w:val="NormalTok"/>
        </w:rPr>
        <w:t xml:space="preserve"> </w:t>
      </w:r>
      <w:r>
        <w:br/>
      </w:r>
      <w:r>
        <w:rPr>
          <w:rStyle w:val="BuiltInTok"/>
        </w:rPr>
        <w:t>print</w:t>
      </w:r>
      <w:r>
        <w:rPr>
          <w:rStyle w:val="NormalTok"/>
        </w:rPr>
        <w:t>(</w:t>
      </w:r>
      <w:r>
        <w:rPr>
          <w:rStyle w:val="SpecialStringTok"/>
        </w:rPr>
        <w:t xml:space="preserve">f"lowest loss: </w:t>
      </w:r>
      <w:r>
        <w:rPr>
          <w:rStyle w:val="SpecialCharTok"/>
        </w:rPr>
        <w:t>{</w:t>
      </w:r>
      <w:r>
        <w:rPr>
          <w:rStyle w:val="NormalTok"/>
        </w:rPr>
        <w:t>lowest_loss</w:t>
      </w:r>
      <w:r>
        <w:rPr>
          <w:rStyle w:val="SpecialCharTok"/>
        </w:rPr>
        <w:t>}</w:t>
      </w:r>
      <w:r>
        <w:rPr>
          <w:rStyle w:val="SpecialStringTok"/>
        </w:rPr>
        <w:t>"</w:t>
      </w:r>
      <w:r>
        <w:rPr>
          <w:rStyle w:val="NormalTok"/>
        </w:rPr>
        <w:t xml:space="preserve">) </w:t>
      </w:r>
      <w:r>
        <w:br/>
      </w:r>
      <w:r>
        <w:rPr>
          <w:rStyle w:val="KeywordTok"/>
        </w:rPr>
        <w:t>def</w:t>
      </w:r>
      <w:r>
        <w:rPr>
          <w:rStyle w:val="NormalTok"/>
        </w:rPr>
        <w:t xml:space="preserve"> generate_line(start_word, length</w:t>
      </w:r>
      <w:r>
        <w:rPr>
          <w:rStyle w:val="OperatorTok"/>
        </w:rPr>
        <w:t>=</w:t>
      </w:r>
      <w:r>
        <w:rPr>
          <w:rStyle w:val="DecValTok"/>
        </w:rPr>
        <w:t>5</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start_word </w:t>
      </w:r>
      <w:r>
        <w:rPr>
          <w:rStyle w:val="KeywordTok"/>
        </w:rPr>
        <w:t>not</w:t>
      </w:r>
      <w:r>
        <w:rPr>
          <w:rStyle w:val="NormalTok"/>
        </w:rPr>
        <w:t xml:space="preserve"> </w:t>
      </w:r>
      <w:r>
        <w:rPr>
          <w:rStyle w:val="KeywordTok"/>
        </w:rPr>
        <w:t>in</w:t>
      </w:r>
      <w:r>
        <w:rPr>
          <w:rStyle w:val="NormalTok"/>
        </w:rPr>
        <w:t xml:space="preserve"> char_to_index: </w:t>
      </w:r>
      <w:r>
        <w:br/>
      </w:r>
      <w:r>
        <w:rPr>
          <w:rStyle w:val="NormalTok"/>
        </w:rPr>
        <w:t xml:space="preserve">        </w:t>
      </w:r>
      <w:r>
        <w:rPr>
          <w:rStyle w:val="CommentTok"/>
        </w:rPr>
        <w:t xml:space="preserve"># </w:t>
      </w:r>
      <w:r>
        <w:rPr>
          <w:rStyle w:val="CommentTok"/>
        </w:rPr>
        <w:t>如果起始词不在词汇表中，随机选择一个词</w:t>
      </w:r>
      <w:r>
        <w:rPr>
          <w:rStyle w:val="CommentTok"/>
        </w:rPr>
        <w:t xml:space="preserve"> </w:t>
      </w:r>
      <w:r>
        <w:br/>
      </w:r>
      <w:r>
        <w:rPr>
          <w:rStyle w:val="NormalTok"/>
        </w:rPr>
        <w:t xml:space="preserve">        random_word </w:t>
      </w:r>
      <w:r>
        <w:rPr>
          <w:rStyle w:val="OperatorTok"/>
        </w:rPr>
        <w:t>=</w:t>
      </w:r>
      <w:r>
        <w:rPr>
          <w:rStyle w:val="NormalTok"/>
        </w:rPr>
        <w:t xml:space="preserve"> np.random.choice(</w:t>
      </w:r>
      <w:r>
        <w:rPr>
          <w:rStyle w:val="BuiltInTok"/>
        </w:rPr>
        <w:t>list</w:t>
      </w:r>
      <w:r>
        <w:rPr>
          <w:rStyle w:val="NormalTok"/>
        </w:rPr>
        <w:t xml:space="preserve">(vocab)) </w:t>
      </w:r>
      <w:r>
        <w:br/>
      </w:r>
      <w:r>
        <w:rPr>
          <w:rStyle w:val="NormalTok"/>
        </w:rPr>
        <w:t xml:space="preserve">        start_index </w:t>
      </w:r>
      <w:r>
        <w:rPr>
          <w:rStyle w:val="OperatorTok"/>
        </w:rPr>
        <w:t>=</w:t>
      </w:r>
      <w:r>
        <w:rPr>
          <w:rStyle w:val="NormalTok"/>
        </w:rPr>
        <w:t xml:space="preserve"> char_to_index[random_word] </w:t>
      </w:r>
      <w:r>
        <w:br/>
      </w:r>
      <w:r>
        <w:rPr>
          <w:rStyle w:val="NormalTok"/>
        </w:rPr>
        <w:t xml:space="preserve">    </w:t>
      </w:r>
      <w:r>
        <w:rPr>
          <w:rStyle w:val="ControlFlowTok"/>
        </w:rPr>
        <w:t>else</w:t>
      </w:r>
      <w:r>
        <w:rPr>
          <w:rStyle w:val="NormalTok"/>
        </w:rPr>
        <w:t xml:space="preserve">: </w:t>
      </w:r>
      <w:r>
        <w:br/>
      </w:r>
      <w:r>
        <w:rPr>
          <w:rStyle w:val="NormalTok"/>
        </w:rPr>
        <w:t xml:space="preserve">        start_index </w:t>
      </w:r>
      <w:r>
        <w:rPr>
          <w:rStyle w:val="OperatorTok"/>
        </w:rPr>
        <w:t>=</w:t>
      </w:r>
      <w:r>
        <w:rPr>
          <w:rStyle w:val="NormalTok"/>
        </w:rPr>
        <w:t xml:space="preserve"> char_to_index[start_word] </w:t>
      </w:r>
      <w:r>
        <w:br/>
      </w:r>
      <w:r>
        <w:rPr>
          <w:rStyle w:val="NormalTok"/>
        </w:rPr>
        <w:t xml:space="preserve">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x[start_index]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np.zeros((hidden_size, </w:t>
      </w:r>
      <w:r>
        <w:rPr>
          <w:rStyle w:val="DecValTok"/>
        </w:rPr>
        <w:t>1</w:t>
      </w:r>
      <w:r>
        <w:rPr>
          <w:rStyle w:val="NormalTok"/>
        </w:rPr>
        <w:t xml:space="preserve">)) </w:t>
      </w:r>
      <w:r>
        <w:br/>
      </w:r>
      <w:r>
        <w:rPr>
          <w:rStyle w:val="NormalTok"/>
        </w:rPr>
        <w:t xml:space="preserve">    indices </w:t>
      </w:r>
      <w:r>
        <w:rPr>
          <w:rStyle w:val="OperatorTok"/>
        </w:rPr>
        <w:t>=</w:t>
      </w:r>
      <w:r>
        <w:rPr>
          <w:rStyle w:val="NormalTok"/>
        </w:rPr>
        <w:t xml:space="preserve"> [start_index]   </w:t>
      </w:r>
      <w:r>
        <w:br/>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np.tanh(np.dot(Wxh, x) </w:t>
      </w:r>
      <w:r>
        <w:rPr>
          <w:rStyle w:val="OperatorTok"/>
        </w:rPr>
        <w:t>+</w:t>
      </w:r>
      <w:r>
        <w:rPr>
          <w:rStyle w:val="NormalTok"/>
        </w:rPr>
        <w:t xml:space="preserve"> np.dot(Whh, h) </w:t>
      </w:r>
      <w:r>
        <w:rPr>
          <w:rStyle w:val="OperatorTok"/>
        </w:rPr>
        <w:t>+</w:t>
      </w:r>
      <w:r>
        <w:rPr>
          <w:rStyle w:val="NormalTok"/>
        </w:rPr>
        <w:t xml:space="preserve"> bh) </w:t>
      </w:r>
      <w:r>
        <w:br/>
      </w:r>
      <w:r>
        <w:rPr>
          <w:rStyle w:val="NormalTok"/>
        </w:rPr>
        <w:t xml:space="preserve">        y_hat </w:t>
      </w:r>
      <w:r>
        <w:rPr>
          <w:rStyle w:val="OperatorTok"/>
        </w:rPr>
        <w:t>=</w:t>
      </w:r>
      <w:r>
        <w:rPr>
          <w:rStyle w:val="NormalTok"/>
        </w:rPr>
        <w:t xml:space="preserve"> np.dot(Why, h) </w:t>
      </w:r>
      <w:r>
        <w:rPr>
          <w:rStyle w:val="OperatorTok"/>
        </w:rPr>
        <w:t>+</w:t>
      </w:r>
      <w:r>
        <w:rPr>
          <w:rStyle w:val="NormalTok"/>
        </w:rPr>
        <w:t xml:space="preserve"> by </w:t>
      </w:r>
      <w:r>
        <w:br/>
      </w:r>
      <w:r>
        <w:rPr>
          <w:rStyle w:val="NormalTok"/>
        </w:rPr>
        <w:t xml:space="preserve">        prob </w:t>
      </w:r>
      <w:r>
        <w:rPr>
          <w:rStyle w:val="OperatorTok"/>
        </w:rPr>
        <w:t>=</w:t>
      </w:r>
      <w:r>
        <w:rPr>
          <w:rStyle w:val="NormalTok"/>
        </w:rPr>
        <w:t xml:space="preserve"> np.exp(y_hat) </w:t>
      </w:r>
      <w:r>
        <w:rPr>
          <w:rStyle w:val="OperatorTok"/>
        </w:rPr>
        <w:t>/</w:t>
      </w:r>
      <w:r>
        <w:rPr>
          <w:rStyle w:val="NormalTok"/>
        </w:rPr>
        <w:t xml:space="preserve"> np.</w:t>
      </w:r>
      <w:r>
        <w:rPr>
          <w:rStyle w:val="BuiltInTok"/>
        </w:rPr>
        <w:t>sum</w:t>
      </w:r>
      <w:r>
        <w:rPr>
          <w:rStyle w:val="NormalTok"/>
        </w:rPr>
        <w:t xml:space="preserve">(np.exp(y_hat)) </w:t>
      </w:r>
      <w:r>
        <w:br/>
      </w:r>
      <w:r>
        <w:rPr>
          <w:rStyle w:val="NormalTok"/>
        </w:rPr>
        <w:t xml:space="preserve">        next_index </w:t>
      </w:r>
      <w:r>
        <w:rPr>
          <w:rStyle w:val="OperatorTok"/>
        </w:rPr>
        <w:t>=</w:t>
      </w:r>
      <w:r>
        <w:rPr>
          <w:rStyle w:val="NormalTok"/>
        </w:rPr>
        <w:t xml:space="preserve"> np.random.choice(</w:t>
      </w:r>
      <w:r>
        <w:rPr>
          <w:rStyle w:val="BuiltInTok"/>
        </w:rPr>
        <w:t>range</w:t>
      </w:r>
      <w:r>
        <w:rPr>
          <w:rStyle w:val="NormalTok"/>
        </w:rPr>
        <w:t>(vocab_size), p</w:t>
      </w:r>
      <w:r>
        <w:rPr>
          <w:rStyle w:val="OperatorTok"/>
        </w:rPr>
        <w:t>=</w:t>
      </w:r>
      <w:r>
        <w:rPr>
          <w:rStyle w:val="NormalTok"/>
        </w:rPr>
        <w:t xml:space="preserve">prob.ravel()) </w:t>
      </w:r>
      <w:r>
        <w:br/>
      </w:r>
      <w:r>
        <w:rPr>
          <w:rStyle w:val="NormalTok"/>
        </w:rPr>
        <w:t xml:space="preserve">        indices.append(next_index) </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 xml:space="preserve">)) </w:t>
      </w:r>
      <w:r>
        <w:br/>
      </w:r>
      <w:r>
        <w:rPr>
          <w:rStyle w:val="NormalTok"/>
        </w:rPr>
        <w:t xml:space="preserve">        x[next_index]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generated_poem </w:t>
      </w:r>
      <w:r>
        <w:rPr>
          <w:rStyle w:val="OperatorTok"/>
        </w:rPr>
        <w:t>=</w:t>
      </w:r>
      <w:r>
        <w:rPr>
          <w:rStyle w:val="NormalTok"/>
        </w:rPr>
        <w:t xml:space="preserve"> </w:t>
      </w:r>
      <w:r>
        <w:rPr>
          <w:rStyle w:val="StringTok"/>
        </w:rPr>
        <w:t>""</w:t>
      </w:r>
      <w:r>
        <w:rPr>
          <w:rStyle w:val="NormalTok"/>
        </w:rPr>
        <w:t xml:space="preserve">.join(index_to_char[i] </w:t>
      </w:r>
      <w:r>
        <w:rPr>
          <w:rStyle w:val="ControlFlowTok"/>
        </w:rPr>
        <w:t>for</w:t>
      </w:r>
      <w:r>
        <w:rPr>
          <w:rStyle w:val="NormalTok"/>
        </w:rPr>
        <w:t xml:space="preserve"> i </w:t>
      </w:r>
      <w:r>
        <w:rPr>
          <w:rStyle w:val="KeywordTok"/>
        </w:rPr>
        <w:t>in</w:t>
      </w:r>
      <w:r>
        <w:rPr>
          <w:rStyle w:val="NormalTok"/>
        </w:rPr>
        <w:t xml:space="preserve"> indices) </w:t>
      </w:r>
      <w:r>
        <w:br/>
      </w:r>
      <w:r>
        <w:rPr>
          <w:rStyle w:val="NormalTok"/>
        </w:rPr>
        <w:t xml:space="preserve">    </w:t>
      </w:r>
      <w:r>
        <w:rPr>
          <w:rStyle w:val="ControlFlowTok"/>
        </w:rPr>
        <w:t>return</w:t>
      </w:r>
      <w:r>
        <w:rPr>
          <w:rStyle w:val="NormalTok"/>
        </w:rPr>
        <w:t xml:space="preserve"> generated_poem </w:t>
      </w:r>
      <w:r>
        <w:br/>
      </w:r>
      <w:r>
        <w:rPr>
          <w:rStyle w:val="NormalTok"/>
        </w:rPr>
        <w:t xml:space="preserve"> </w:t>
      </w:r>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pickle </w:t>
      </w:r>
      <w:r>
        <w:br/>
      </w:r>
      <w:r>
        <w:rPr>
          <w:rStyle w:val="NormalTok"/>
        </w:rPr>
        <w:t xml:space="preserve"> </w:t>
      </w:r>
      <w:r>
        <w:br/>
      </w:r>
      <w:r>
        <w:rPr>
          <w:rStyle w:val="NormalTok"/>
        </w:rPr>
        <w:t>np.save(</w:t>
      </w:r>
      <w:r>
        <w:rPr>
          <w:rStyle w:val="StringTok"/>
        </w:rPr>
        <w:t>'Wxh.npy'</w:t>
      </w:r>
      <w:r>
        <w:rPr>
          <w:rStyle w:val="NormalTok"/>
        </w:rPr>
        <w:t xml:space="preserve">, Wxh) </w:t>
      </w:r>
      <w:r>
        <w:br/>
      </w:r>
      <w:r>
        <w:rPr>
          <w:rStyle w:val="NormalTok"/>
        </w:rPr>
        <w:t>np.save(</w:t>
      </w:r>
      <w:r>
        <w:rPr>
          <w:rStyle w:val="StringTok"/>
        </w:rPr>
        <w:t>'Whh.npy'</w:t>
      </w:r>
      <w:r>
        <w:rPr>
          <w:rStyle w:val="NormalTok"/>
        </w:rPr>
        <w:t xml:space="preserve">, Whh) </w:t>
      </w:r>
      <w:r>
        <w:br/>
      </w:r>
      <w:r>
        <w:rPr>
          <w:rStyle w:val="NormalTok"/>
        </w:rPr>
        <w:t>np.save(</w:t>
      </w:r>
      <w:r>
        <w:rPr>
          <w:rStyle w:val="StringTok"/>
        </w:rPr>
        <w:t>'Why.npy'</w:t>
      </w:r>
      <w:r>
        <w:rPr>
          <w:rStyle w:val="NormalTok"/>
        </w:rPr>
        <w:t xml:space="preserve">, Why) </w:t>
      </w:r>
      <w:r>
        <w:br/>
      </w:r>
      <w:r>
        <w:rPr>
          <w:rStyle w:val="NormalTok"/>
        </w:rPr>
        <w:lastRenderedPageBreak/>
        <w:t>np.save(</w:t>
      </w:r>
      <w:r>
        <w:rPr>
          <w:rStyle w:val="StringTok"/>
        </w:rPr>
        <w:t>'bh.npy'</w:t>
      </w:r>
      <w:r>
        <w:rPr>
          <w:rStyle w:val="NormalTok"/>
        </w:rPr>
        <w:t xml:space="preserve">, bh) </w:t>
      </w:r>
      <w:r>
        <w:br/>
      </w:r>
      <w:r>
        <w:rPr>
          <w:rStyle w:val="NormalTok"/>
        </w:rPr>
        <w:t>np.save(</w:t>
      </w:r>
      <w:r>
        <w:rPr>
          <w:rStyle w:val="StringTok"/>
        </w:rPr>
        <w:t>'by.npy'</w:t>
      </w:r>
      <w:r>
        <w:rPr>
          <w:rStyle w:val="NormalTok"/>
        </w:rPr>
        <w:t xml:space="preserve">, by) </w:t>
      </w:r>
      <w:r>
        <w:br/>
      </w:r>
      <w:r>
        <w:rPr>
          <w:rStyle w:val="NormalTok"/>
        </w:rPr>
        <w:t xml:space="preserve"> </w:t>
      </w:r>
      <w:r>
        <w:br/>
      </w:r>
      <w:r>
        <w:rPr>
          <w:rStyle w:val="ControlFlowTok"/>
        </w:rPr>
        <w:t>with</w:t>
      </w:r>
      <w:r>
        <w:rPr>
          <w:rStyle w:val="NormalTok"/>
        </w:rPr>
        <w:t xml:space="preserve"> </w:t>
      </w:r>
      <w:r>
        <w:rPr>
          <w:rStyle w:val="BuiltInTok"/>
        </w:rPr>
        <w:t>open</w:t>
      </w:r>
      <w:r>
        <w:rPr>
          <w:rStyle w:val="NormalTok"/>
        </w:rPr>
        <w:t>(</w:t>
      </w:r>
      <w:r>
        <w:rPr>
          <w:rStyle w:val="StringTok"/>
        </w:rPr>
        <w:t>'char_to_index.pickle'</w:t>
      </w:r>
      <w:r>
        <w:rPr>
          <w:rStyle w:val="NormalTok"/>
        </w:rPr>
        <w:t xml:space="preserve">, </w:t>
      </w:r>
      <w:r>
        <w:rPr>
          <w:rStyle w:val="StringTok"/>
        </w:rPr>
        <w:t>'wb'</w:t>
      </w:r>
      <w:r>
        <w:rPr>
          <w:rStyle w:val="NormalTok"/>
        </w:rPr>
        <w:t xml:space="preserve">) </w:t>
      </w:r>
      <w:r>
        <w:rPr>
          <w:rStyle w:val="ImportTok"/>
        </w:rPr>
        <w:t>as</w:t>
      </w:r>
      <w:r>
        <w:rPr>
          <w:rStyle w:val="NormalTok"/>
        </w:rPr>
        <w:t xml:space="preserve"> handle: </w:t>
      </w:r>
      <w:r>
        <w:br/>
      </w:r>
      <w:r>
        <w:rPr>
          <w:rStyle w:val="NormalTok"/>
        </w:rPr>
        <w:t xml:space="preserve">    pickle.dump(char_to_index, handle, protocol</w:t>
      </w:r>
      <w:r>
        <w:rPr>
          <w:rStyle w:val="OperatorTok"/>
        </w:rPr>
        <w:t>=</w:t>
      </w:r>
      <w:r>
        <w:rPr>
          <w:rStyle w:val="NormalTok"/>
        </w:rPr>
        <w:t xml:space="preserve">pickle.HIGHEST_PROTOCOL) </w:t>
      </w:r>
      <w:r>
        <w:br/>
      </w:r>
      <w:r>
        <w:rPr>
          <w:rStyle w:val="NormalTok"/>
        </w:rPr>
        <w:t xml:space="preserve"> </w:t>
      </w:r>
      <w:r>
        <w:br/>
      </w:r>
      <w:r>
        <w:rPr>
          <w:rStyle w:val="ControlFlowTok"/>
        </w:rPr>
        <w:t>with</w:t>
      </w:r>
      <w:r>
        <w:rPr>
          <w:rStyle w:val="NormalTok"/>
        </w:rPr>
        <w:t xml:space="preserve"> </w:t>
      </w:r>
      <w:r>
        <w:rPr>
          <w:rStyle w:val="BuiltInTok"/>
        </w:rPr>
        <w:t>open</w:t>
      </w:r>
      <w:r>
        <w:rPr>
          <w:rStyle w:val="NormalTok"/>
        </w:rPr>
        <w:t>(</w:t>
      </w:r>
      <w:r>
        <w:rPr>
          <w:rStyle w:val="StringTok"/>
        </w:rPr>
        <w:t>'index_to_char.pickle'</w:t>
      </w:r>
      <w:r>
        <w:rPr>
          <w:rStyle w:val="NormalTok"/>
        </w:rPr>
        <w:t xml:space="preserve">, </w:t>
      </w:r>
      <w:r>
        <w:rPr>
          <w:rStyle w:val="StringTok"/>
        </w:rPr>
        <w:t>'wb'</w:t>
      </w:r>
      <w:r>
        <w:rPr>
          <w:rStyle w:val="NormalTok"/>
        </w:rPr>
        <w:t xml:space="preserve">) </w:t>
      </w:r>
      <w:r>
        <w:rPr>
          <w:rStyle w:val="ImportTok"/>
        </w:rPr>
        <w:t>as</w:t>
      </w:r>
      <w:r>
        <w:rPr>
          <w:rStyle w:val="NormalTok"/>
        </w:rPr>
        <w:t xml:space="preserve"> handle: </w:t>
      </w:r>
      <w:r>
        <w:br/>
      </w:r>
      <w:r>
        <w:rPr>
          <w:rStyle w:val="NormalTok"/>
        </w:rPr>
        <w:t xml:space="preserve">    pickle.dump(index_to_char, handle, protocol</w:t>
      </w:r>
      <w:r>
        <w:rPr>
          <w:rStyle w:val="OperatorTok"/>
        </w:rPr>
        <w:t>=</w:t>
      </w:r>
      <w:r>
        <w:rPr>
          <w:rStyle w:val="NormalTok"/>
        </w:rPr>
        <w:t xml:space="preserve">pickle.HIGHEST_PROTOCOL) </w:t>
      </w:r>
    </w:p>
    <w:p w14:paraId="08BA47E1" w14:textId="77777777" w:rsidR="00993750" w:rsidRDefault="00993750" w:rsidP="007B33C4">
      <w:pPr>
        <w:pStyle w:val="3"/>
        <w:ind w:firstLine="122"/>
      </w:pPr>
      <w:bookmarkStart w:id="57" w:name="demo2ipynb"/>
      <w:bookmarkEnd w:id="56"/>
      <w:r>
        <w:t>demo2.ipynb</w:t>
      </w:r>
    </w:p>
    <w:p w14:paraId="6D642C05" w14:textId="77777777" w:rsidR="00993750" w:rsidRDefault="00993750" w:rsidP="007B33C4">
      <w:pPr>
        <w:pStyle w:val="SourceCode"/>
        <w:ind w:firstLine="128"/>
      </w:pPr>
      <w:r>
        <w:rPr>
          <w:rStyle w:val="ImportTok"/>
        </w:rPr>
        <w:t>import</w:t>
      </w:r>
      <w:r>
        <w:rPr>
          <w:rStyle w:val="NormalTok"/>
        </w:rPr>
        <w:t xml:space="preserve"> pandas </w:t>
      </w:r>
      <w:r>
        <w:rPr>
          <w:rStyle w:val="ImportTok"/>
        </w:rPr>
        <w:t>as</w:t>
      </w:r>
      <w:r>
        <w:rPr>
          <w:rStyle w:val="NormalTok"/>
        </w:rPr>
        <w:t xml:space="preserve"> pd </w:t>
      </w:r>
      <w:r>
        <w:br/>
      </w:r>
      <w:r>
        <w:rPr>
          <w:rStyle w:val="NormalTok"/>
        </w:rPr>
        <w:t xml:space="preserve"> </w:t>
      </w:r>
      <w:r>
        <w:br/>
      </w:r>
      <w:r>
        <w:rPr>
          <w:rStyle w:val="NormalTok"/>
        </w:rPr>
        <w:t xml:space="preserve">file_path </w:t>
      </w:r>
      <w:r>
        <w:rPr>
          <w:rStyle w:val="OperatorTok"/>
        </w:rPr>
        <w:t>=</w:t>
      </w:r>
      <w:r>
        <w:rPr>
          <w:rStyle w:val="NormalTok"/>
        </w:rPr>
        <w:t xml:space="preserve"> </w:t>
      </w:r>
      <w:r>
        <w:rPr>
          <w:rStyle w:val="StringTok"/>
        </w:rPr>
        <w:t>'data.csv'</w:t>
      </w:r>
      <w:r>
        <w:rPr>
          <w:rStyle w:val="NormalTok"/>
        </w:rPr>
        <w:t xml:space="preserve"> </w:t>
      </w:r>
      <w:r>
        <w:br/>
      </w:r>
      <w:r>
        <w:rPr>
          <w:rStyle w:val="NormalTok"/>
        </w:rPr>
        <w:t xml:space="preserve">data </w:t>
      </w:r>
      <w:r>
        <w:rPr>
          <w:rStyle w:val="OperatorTok"/>
        </w:rPr>
        <w:t>=</w:t>
      </w:r>
      <w:r>
        <w:rPr>
          <w:rStyle w:val="NormalTok"/>
        </w:rPr>
        <w:t xml:space="preserve"> pd.read_csv(file_path) </w:t>
      </w:r>
      <w:r>
        <w:br/>
      </w:r>
      <w:r>
        <w:rPr>
          <w:rStyle w:val="NormalTok"/>
        </w:rPr>
        <w:t xml:space="preserve"> </w:t>
      </w:r>
      <w:r>
        <w:br/>
      </w:r>
      <w:r>
        <w:rPr>
          <w:rStyle w:val="NormalTok"/>
        </w:rPr>
        <w:t xml:space="preserve">data.head() </w:t>
      </w:r>
      <w:r>
        <w:br/>
      </w:r>
      <w:r>
        <w:rPr>
          <w:rStyle w:val="NormalTok"/>
        </w:rPr>
        <w:t xml:space="preserve"> </w:t>
      </w:r>
      <w:r>
        <w:br/>
      </w:r>
      <w:r>
        <w:rPr>
          <w:rStyle w:val="ImportTok"/>
        </w:rPr>
        <w:t>import</w:t>
      </w:r>
      <w:r>
        <w:rPr>
          <w:rStyle w:val="NormalTok"/>
        </w:rPr>
        <w:t xml:space="preserve"> jieba </w:t>
      </w:r>
      <w:r>
        <w:br/>
      </w:r>
      <w:r>
        <w:rPr>
          <w:rStyle w:val="NormalTok"/>
        </w:rPr>
        <w:t xml:space="preserve"> </w:t>
      </w:r>
      <w:r>
        <w:br/>
      </w:r>
      <w:r>
        <w:rPr>
          <w:rStyle w:val="KeywordTok"/>
        </w:rPr>
        <w:t>def</w:t>
      </w:r>
      <w:r>
        <w:rPr>
          <w:rStyle w:val="NormalTok"/>
        </w:rPr>
        <w:t xml:space="preserve"> jieba_tokenizer(text): </w:t>
      </w:r>
      <w:r>
        <w:br/>
      </w:r>
      <w:r>
        <w:rPr>
          <w:rStyle w:val="NormalTok"/>
        </w:rPr>
        <w:t xml:space="preserve">    </w:t>
      </w:r>
      <w:r>
        <w:rPr>
          <w:rStyle w:val="CommentTok"/>
        </w:rPr>
        <w:t xml:space="preserve"># </w:t>
      </w:r>
      <w:r>
        <w:rPr>
          <w:rStyle w:val="CommentTok"/>
        </w:rPr>
        <w:t>使用</w:t>
      </w:r>
      <w:r>
        <w:rPr>
          <w:rStyle w:val="CommentTok"/>
        </w:rPr>
        <w:t>jieba</w:t>
      </w:r>
      <w:r>
        <w:rPr>
          <w:rStyle w:val="CommentTok"/>
        </w:rPr>
        <w:t>进行分词</w:t>
      </w:r>
      <w:r>
        <w:rPr>
          <w:rStyle w:val="CommentTok"/>
        </w:rPr>
        <w:t xml:space="preserve"> </w:t>
      </w:r>
      <w:r>
        <w:br/>
      </w:r>
      <w:r>
        <w:rPr>
          <w:rStyle w:val="NormalTok"/>
        </w:rPr>
        <w:t xml:space="preserve">    words </w:t>
      </w:r>
      <w:r>
        <w:rPr>
          <w:rStyle w:val="OperatorTok"/>
        </w:rPr>
        <w:t>=</w:t>
      </w:r>
      <w:r>
        <w:rPr>
          <w:rStyle w:val="NormalTok"/>
        </w:rPr>
        <w:t xml:space="preserve"> jieba.cut(text) </w:t>
      </w:r>
      <w:r>
        <w:br/>
      </w:r>
      <w:r>
        <w:rPr>
          <w:rStyle w:val="NormalTok"/>
        </w:rPr>
        <w:t xml:space="preserve">    </w:t>
      </w:r>
      <w:r>
        <w:rPr>
          <w:rStyle w:val="CommentTok"/>
        </w:rPr>
        <w:t xml:space="preserve"># </w:t>
      </w:r>
      <w:r>
        <w:rPr>
          <w:rStyle w:val="CommentTok"/>
        </w:rPr>
        <w:t>过滤掉一些无意义的字符（可根据需要调整）</w:t>
      </w:r>
      <w:r>
        <w:rPr>
          <w:rStyle w:val="CommentTok"/>
        </w:rPr>
        <w:t xml:space="preserve"> </w:t>
      </w:r>
      <w:r>
        <w:br/>
      </w:r>
      <w:r>
        <w:rPr>
          <w:rStyle w:val="NormalTok"/>
        </w:rPr>
        <w:t xml:space="preserve">    filtered_words </w:t>
      </w:r>
      <w:r>
        <w:rPr>
          <w:rStyle w:val="OperatorTok"/>
        </w:rPr>
        <w:t>=</w:t>
      </w:r>
      <w:r>
        <w:rPr>
          <w:rStyle w:val="NormalTok"/>
        </w:rPr>
        <w:t xml:space="preserve"> [word </w:t>
      </w:r>
      <w:r>
        <w:rPr>
          <w:rStyle w:val="ControlFlowTok"/>
        </w:rPr>
        <w:t>for</w:t>
      </w:r>
      <w:r>
        <w:rPr>
          <w:rStyle w:val="NormalTok"/>
        </w:rPr>
        <w:t xml:space="preserve"> word </w:t>
      </w:r>
      <w:r>
        <w:rPr>
          <w:rStyle w:val="KeywordTok"/>
        </w:rPr>
        <w:t>in</w:t>
      </w:r>
      <w:r>
        <w:rPr>
          <w:rStyle w:val="NormalTok"/>
        </w:rPr>
        <w:t xml:space="preserve"> words </w:t>
      </w:r>
      <w:r>
        <w:rPr>
          <w:rStyle w:val="ControlFlowTok"/>
        </w:rPr>
        <w:t>if</w:t>
      </w:r>
      <w:r>
        <w:rPr>
          <w:rStyle w:val="NormalTok"/>
        </w:rPr>
        <w:t xml:space="preserve"> </w:t>
      </w:r>
      <w:r>
        <w:rPr>
          <w:rStyle w:val="BuiltInTok"/>
        </w:rPr>
        <w:t>len</w:t>
      </w:r>
      <w:r>
        <w:rPr>
          <w:rStyle w:val="NormalTok"/>
        </w:rPr>
        <w:t xml:space="preserve">(word) </w:t>
      </w:r>
      <w:r>
        <w:rPr>
          <w:rStyle w:val="OperatorTok"/>
        </w:rPr>
        <w:t>&gt;</w:t>
      </w:r>
      <w:r>
        <w:rPr>
          <w:rStyle w:val="NormalTok"/>
        </w:rPr>
        <w:t xml:space="preserve"> </w:t>
      </w:r>
      <w:r>
        <w:rPr>
          <w:rStyle w:val="DecValTok"/>
        </w:rPr>
        <w:t>1</w:t>
      </w:r>
      <w:r>
        <w:rPr>
          <w:rStyle w:val="NormalTok"/>
        </w:rPr>
        <w:t xml:space="preserve"> </w:t>
      </w:r>
      <w:r>
        <w:rPr>
          <w:rStyle w:val="KeywordTok"/>
        </w:rPr>
        <w:t>and</w:t>
      </w:r>
      <w:r>
        <w:rPr>
          <w:rStyle w:val="NormalTok"/>
        </w:rPr>
        <w:t xml:space="preserve"> word </w:t>
      </w:r>
      <w:r>
        <w:rPr>
          <w:rStyle w:val="OperatorTok"/>
        </w:rPr>
        <w:t>!=</w:t>
      </w:r>
      <w:r>
        <w:rPr>
          <w:rStyle w:val="NormalTok"/>
        </w:rPr>
        <w:t xml:space="preserve"> </w:t>
      </w:r>
      <w:r>
        <w:rPr>
          <w:rStyle w:val="StringTok"/>
        </w:rPr>
        <w:t>'</w:t>
      </w:r>
      <w:r>
        <w:rPr>
          <w:rStyle w:val="CharTok"/>
        </w:rPr>
        <w:t>\r\n</w:t>
      </w:r>
      <w:r>
        <w:rPr>
          <w:rStyle w:val="StringTok"/>
        </w:rPr>
        <w:t>'</w:t>
      </w:r>
      <w:r>
        <w:rPr>
          <w:rStyle w:val="NormalTok"/>
        </w:rPr>
        <w:t xml:space="preserve">] </w:t>
      </w:r>
      <w:r>
        <w:br/>
      </w:r>
      <w:r>
        <w:rPr>
          <w:rStyle w:val="NormalTok"/>
        </w:rPr>
        <w:t xml:space="preserve">    </w:t>
      </w:r>
      <w:r>
        <w:rPr>
          <w:rStyle w:val="ControlFlowTok"/>
        </w:rPr>
        <w:t>return</w:t>
      </w:r>
      <w:r>
        <w:rPr>
          <w:rStyle w:val="NormalTok"/>
        </w:rPr>
        <w:t xml:space="preserve"> filtered_words </w:t>
      </w:r>
      <w:r>
        <w:br/>
      </w:r>
      <w:r>
        <w:rPr>
          <w:rStyle w:val="NormalTok"/>
        </w:rPr>
        <w:t xml:space="preserve"> </w:t>
      </w:r>
      <w:r>
        <w:br/>
      </w:r>
      <w:r>
        <w:rPr>
          <w:rStyle w:val="CommentTok"/>
        </w:rPr>
        <w:t xml:space="preserve"># </w:t>
      </w:r>
      <w:r>
        <w:rPr>
          <w:rStyle w:val="CommentTok"/>
        </w:rPr>
        <w:t>应用分词到数据集</w:t>
      </w:r>
      <w:r>
        <w:rPr>
          <w:rStyle w:val="CommentTok"/>
        </w:rPr>
        <w:t xml:space="preserve"> </w:t>
      </w:r>
      <w:r>
        <w:br/>
      </w:r>
      <w:r>
        <w:rPr>
          <w:rStyle w:val="NormalTok"/>
        </w:rPr>
        <w:t>data[</w:t>
      </w:r>
      <w:r>
        <w:rPr>
          <w:rStyle w:val="StringTok"/>
        </w:rPr>
        <w:t>'tokenized_content'</w:t>
      </w:r>
      <w:r>
        <w:rPr>
          <w:rStyle w:val="NormalTok"/>
        </w:rPr>
        <w:t xml:space="preserve">] </w:t>
      </w:r>
      <w:r>
        <w:rPr>
          <w:rStyle w:val="OperatorTok"/>
        </w:rPr>
        <w:t>=</w:t>
      </w:r>
      <w:r>
        <w:rPr>
          <w:rStyle w:val="NormalTok"/>
        </w:rPr>
        <w:t xml:space="preserve"> data[</w:t>
      </w:r>
      <w:r>
        <w:rPr>
          <w:rStyle w:val="StringTok"/>
        </w:rPr>
        <w:t>'content'</w:t>
      </w:r>
      <w:r>
        <w:rPr>
          <w:rStyle w:val="NormalTok"/>
        </w:rPr>
        <w:t>].</w:t>
      </w:r>
      <w:r>
        <w:rPr>
          <w:rStyle w:val="BuiltInTok"/>
        </w:rPr>
        <w:t>apply</w:t>
      </w:r>
      <w:r>
        <w:rPr>
          <w:rStyle w:val="NormalTok"/>
        </w:rPr>
        <w:t xml:space="preserve">(jieba_tokenizer) </w:t>
      </w:r>
      <w:r>
        <w:br/>
      </w:r>
      <w:r>
        <w:rPr>
          <w:rStyle w:val="NormalTok"/>
        </w:rPr>
        <w:t xml:space="preserve"> </w:t>
      </w:r>
      <w:r>
        <w:br/>
      </w:r>
      <w:r>
        <w:rPr>
          <w:rStyle w:val="CommentTok"/>
        </w:rPr>
        <w:t xml:space="preserve"># </w:t>
      </w:r>
      <w:r>
        <w:rPr>
          <w:rStyle w:val="CommentTok"/>
        </w:rPr>
        <w:t>显示分词结果</w:t>
      </w:r>
      <w:r>
        <w:rPr>
          <w:rStyle w:val="CommentTok"/>
        </w:rPr>
        <w:t xml:space="preserve"> </w:t>
      </w:r>
      <w:r>
        <w:br/>
      </w:r>
      <w:r>
        <w:rPr>
          <w:rStyle w:val="BuiltInTok"/>
        </w:rPr>
        <w:t>print</w:t>
      </w:r>
      <w:r>
        <w:rPr>
          <w:rStyle w:val="NormalTok"/>
        </w:rPr>
        <w:t>(data[</w:t>
      </w:r>
      <w:r>
        <w:rPr>
          <w:rStyle w:val="StringTok"/>
        </w:rPr>
        <w:t>'tokenized_content'</w:t>
      </w:r>
      <w:r>
        <w:rPr>
          <w:rStyle w:val="NormalTok"/>
        </w:rPr>
        <w:t xml:space="preserve">].head()) </w:t>
      </w:r>
      <w:r>
        <w:br/>
      </w:r>
      <w:r>
        <w:rPr>
          <w:rStyle w:val="NormalTok"/>
        </w:rPr>
        <w:t xml:space="preserve"> </w:t>
      </w:r>
      <w:r>
        <w:br/>
      </w:r>
      <w:r>
        <w:rPr>
          <w:rStyle w:val="NormalTok"/>
        </w:rPr>
        <w:t xml:space="preserve">all_words </w:t>
      </w:r>
      <w:r>
        <w:rPr>
          <w:rStyle w:val="OperatorTok"/>
        </w:rPr>
        <w:t>=</w:t>
      </w:r>
      <w:r>
        <w:rPr>
          <w:rStyle w:val="NormalTok"/>
        </w:rPr>
        <w:t xml:space="preserve"> [word </w:t>
      </w:r>
      <w:r>
        <w:rPr>
          <w:rStyle w:val="ControlFlowTok"/>
        </w:rPr>
        <w:t>for</w:t>
      </w:r>
      <w:r>
        <w:rPr>
          <w:rStyle w:val="NormalTok"/>
        </w:rPr>
        <w:t xml:space="preserve"> tokens </w:t>
      </w:r>
      <w:r>
        <w:rPr>
          <w:rStyle w:val="KeywordTok"/>
        </w:rPr>
        <w:t>in</w:t>
      </w:r>
      <w:r>
        <w:rPr>
          <w:rStyle w:val="NormalTok"/>
        </w:rPr>
        <w:t xml:space="preserve"> data[</w:t>
      </w:r>
      <w:r>
        <w:rPr>
          <w:rStyle w:val="StringTok"/>
        </w:rPr>
        <w:t>'tokenized_content'</w:t>
      </w:r>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tokens] </w:t>
      </w:r>
      <w:r>
        <w:br/>
      </w:r>
      <w:r>
        <w:rPr>
          <w:rStyle w:val="NormalTok"/>
        </w:rPr>
        <w:t xml:space="preserve"> </w:t>
      </w:r>
      <w:r>
        <w:br/>
      </w:r>
      <w:r>
        <w:rPr>
          <w:rStyle w:val="NormalTok"/>
        </w:rPr>
        <w:t xml:space="preserve">unique_words </w:t>
      </w:r>
      <w:r>
        <w:rPr>
          <w:rStyle w:val="OperatorTok"/>
        </w:rPr>
        <w:t>=</w:t>
      </w:r>
      <w:r>
        <w:rPr>
          <w:rStyle w:val="NormalTok"/>
        </w:rPr>
        <w:t xml:space="preserve"> </w:t>
      </w:r>
      <w:r>
        <w:rPr>
          <w:rStyle w:val="BuiltInTok"/>
        </w:rPr>
        <w:t>set</w:t>
      </w:r>
      <w:r>
        <w:rPr>
          <w:rStyle w:val="NormalTok"/>
        </w:rPr>
        <w:t xml:space="preserve">(all_words) </w:t>
      </w:r>
      <w:r>
        <w:br/>
      </w:r>
      <w:r>
        <w:rPr>
          <w:rStyle w:val="NormalTok"/>
        </w:rPr>
        <w:t xml:space="preserve"> </w:t>
      </w:r>
      <w:r>
        <w:br/>
      </w:r>
      <w:r>
        <w:rPr>
          <w:rStyle w:val="NormalTok"/>
        </w:rPr>
        <w:t xml:space="preserve">word_to_num </w:t>
      </w:r>
      <w:r>
        <w:rPr>
          <w:rStyle w:val="OperatorTok"/>
        </w:rPr>
        <w:t>=</w:t>
      </w:r>
      <w:r>
        <w:rPr>
          <w:rStyle w:val="NormalTok"/>
        </w:rPr>
        <w:t xml:space="preserve"> {word: i </w:t>
      </w:r>
      <w:r>
        <w:rPr>
          <w:rStyle w:val="ControlFlowTok"/>
        </w:rPr>
        <w:t>for</w:t>
      </w:r>
      <w:r>
        <w:rPr>
          <w:rStyle w:val="NormalTok"/>
        </w:rPr>
        <w:t xml:space="preserve"> i, word </w:t>
      </w:r>
      <w:r>
        <w:rPr>
          <w:rStyle w:val="KeywordTok"/>
        </w:rPr>
        <w:t>in</w:t>
      </w:r>
      <w:r>
        <w:rPr>
          <w:rStyle w:val="NormalTok"/>
        </w:rPr>
        <w:t xml:space="preserve"> </w:t>
      </w:r>
      <w:r>
        <w:rPr>
          <w:rStyle w:val="BuiltInTok"/>
        </w:rPr>
        <w:t>enumerate</w:t>
      </w:r>
      <w:r>
        <w:rPr>
          <w:rStyle w:val="NormalTok"/>
        </w:rPr>
        <w:t xml:space="preserve">(unique_words)} </w:t>
      </w:r>
      <w:r>
        <w:br/>
      </w:r>
      <w:r>
        <w:rPr>
          <w:rStyle w:val="NormalTok"/>
        </w:rPr>
        <w:t xml:space="preserve">num_to_word </w:t>
      </w:r>
      <w:r>
        <w:rPr>
          <w:rStyle w:val="OperatorTok"/>
        </w:rPr>
        <w:t>=</w:t>
      </w:r>
      <w:r>
        <w:rPr>
          <w:rStyle w:val="NormalTok"/>
        </w:rPr>
        <w:t xml:space="preserve"> {i: word </w:t>
      </w:r>
      <w:r>
        <w:rPr>
          <w:rStyle w:val="ControlFlowTok"/>
        </w:rPr>
        <w:t>for</w:t>
      </w:r>
      <w:r>
        <w:rPr>
          <w:rStyle w:val="NormalTok"/>
        </w:rPr>
        <w:t xml:space="preserve"> word, i </w:t>
      </w:r>
      <w:r>
        <w:rPr>
          <w:rStyle w:val="KeywordTok"/>
        </w:rPr>
        <w:t>in</w:t>
      </w:r>
      <w:r>
        <w:rPr>
          <w:rStyle w:val="NormalTok"/>
        </w:rPr>
        <w:t xml:space="preserve"> word_to_num.items()} </w:t>
      </w:r>
      <w:r>
        <w:br/>
      </w:r>
      <w:r>
        <w:rPr>
          <w:rStyle w:val="NormalTok"/>
        </w:rPr>
        <w:t xml:space="preserve"> </w:t>
      </w:r>
      <w:r>
        <w:br/>
      </w:r>
      <w:r>
        <w:rPr>
          <w:rStyle w:val="NormalTok"/>
        </w:rPr>
        <w:t>data[</w:t>
      </w:r>
      <w:r>
        <w:rPr>
          <w:rStyle w:val="StringTok"/>
        </w:rPr>
        <w:t>'numerical_sequences'</w:t>
      </w:r>
      <w:r>
        <w:rPr>
          <w:rStyle w:val="NormalTok"/>
        </w:rPr>
        <w:t xml:space="preserve">] </w:t>
      </w:r>
      <w:r>
        <w:rPr>
          <w:rStyle w:val="OperatorTok"/>
        </w:rPr>
        <w:t>=</w:t>
      </w:r>
      <w:r>
        <w:rPr>
          <w:rStyle w:val="NormalTok"/>
        </w:rPr>
        <w:t xml:space="preserve"> data[</w:t>
      </w:r>
      <w:r>
        <w:rPr>
          <w:rStyle w:val="StringTok"/>
        </w:rPr>
        <w:t>'tokenized_content'</w:t>
      </w:r>
      <w:r>
        <w:rPr>
          <w:rStyle w:val="NormalTok"/>
        </w:rPr>
        <w:t>].</w:t>
      </w:r>
      <w:r>
        <w:rPr>
          <w:rStyle w:val="BuiltInTok"/>
        </w:rPr>
        <w:t>apply</w:t>
      </w:r>
      <w:r>
        <w:rPr>
          <w:rStyle w:val="NormalTok"/>
        </w:rPr>
        <w:t>(</w:t>
      </w:r>
      <w:r>
        <w:rPr>
          <w:rStyle w:val="KeywordTok"/>
        </w:rPr>
        <w:t>lambda</w:t>
      </w:r>
      <w:r>
        <w:rPr>
          <w:rStyle w:val="NormalTok"/>
        </w:rPr>
        <w:t xml:space="preserve"> tokens: [word_to_num[word] </w:t>
      </w:r>
      <w:r>
        <w:rPr>
          <w:rStyle w:val="ControlFlowTok"/>
        </w:rPr>
        <w:t>for</w:t>
      </w:r>
      <w:r>
        <w:rPr>
          <w:rStyle w:val="NormalTok"/>
        </w:rPr>
        <w:t xml:space="preserve"> word </w:t>
      </w:r>
      <w:r>
        <w:rPr>
          <w:rStyle w:val="KeywordTok"/>
        </w:rPr>
        <w:t>in</w:t>
      </w:r>
      <w:r>
        <w:rPr>
          <w:rStyle w:val="NormalTok"/>
        </w:rPr>
        <w:t xml:space="preserve"> tokens]) </w:t>
      </w:r>
      <w:r>
        <w:br/>
      </w:r>
      <w:r>
        <w:rPr>
          <w:rStyle w:val="NormalTok"/>
        </w:rPr>
        <w:lastRenderedPageBreak/>
        <w:t xml:space="preserve"> </w:t>
      </w:r>
      <w:r>
        <w:br/>
      </w:r>
      <w:r>
        <w:rPr>
          <w:rStyle w:val="BuiltInTok"/>
        </w:rPr>
        <w:t>len</w:t>
      </w:r>
      <w:r>
        <w:rPr>
          <w:rStyle w:val="NormalTok"/>
        </w:rPr>
        <w:t>(unique_words), data[</w:t>
      </w:r>
      <w:r>
        <w:rPr>
          <w:rStyle w:val="StringTok"/>
        </w:rPr>
        <w:t>'numerical_sequences'</w:t>
      </w:r>
      <w:r>
        <w:rPr>
          <w:rStyle w:val="NormalTok"/>
        </w:rPr>
        <w:t xml:space="preserve">].head() </w:t>
      </w:r>
      <w:r>
        <w:br/>
      </w:r>
      <w:r>
        <w:rPr>
          <w:rStyle w:val="NormalTok"/>
        </w:rPr>
        <w:t xml:space="preserve"> </w:t>
      </w:r>
      <w:r>
        <w:br/>
      </w:r>
      <w:r>
        <w:rPr>
          <w:rStyle w:val="ImportTok"/>
        </w:rPr>
        <w:t>import</w:t>
      </w:r>
      <w:r>
        <w:rPr>
          <w:rStyle w:val="NormalTok"/>
        </w:rPr>
        <w:t xml:space="preserve"> numpy </w:t>
      </w:r>
      <w:r>
        <w:rPr>
          <w:rStyle w:val="ImportTok"/>
        </w:rPr>
        <w:t>as</w:t>
      </w:r>
      <w:r>
        <w:rPr>
          <w:rStyle w:val="NormalTok"/>
        </w:rPr>
        <w:t xml:space="preserve"> np </w:t>
      </w:r>
      <w:r>
        <w:br/>
      </w:r>
      <w:r>
        <w:rPr>
          <w:rStyle w:val="NormalTok"/>
        </w:rPr>
        <w:t xml:space="preserve"> </w:t>
      </w:r>
      <w:r>
        <w:br/>
      </w:r>
      <w:r>
        <w:rPr>
          <w:rStyle w:val="CommentTok"/>
        </w:rPr>
        <w:t xml:space="preserve"># </w:t>
      </w:r>
      <w:r>
        <w:rPr>
          <w:rStyle w:val="CommentTok"/>
        </w:rPr>
        <w:t>参数初始化</w:t>
      </w:r>
      <w:r>
        <w:rPr>
          <w:rStyle w:val="CommentTok"/>
        </w:rPr>
        <w:t xml:space="preserve"> </w:t>
      </w:r>
      <w:r>
        <w:br/>
      </w:r>
      <w:r>
        <w:rPr>
          <w:rStyle w:val="NormalTok"/>
        </w:rPr>
        <w:t xml:space="preserve">vocab_size </w:t>
      </w:r>
      <w:r>
        <w:rPr>
          <w:rStyle w:val="OperatorTok"/>
        </w:rPr>
        <w:t>=</w:t>
      </w:r>
      <w:r>
        <w:rPr>
          <w:rStyle w:val="NormalTok"/>
        </w:rPr>
        <w:t xml:space="preserve"> </w:t>
      </w:r>
      <w:r>
        <w:rPr>
          <w:rStyle w:val="BuiltInTok"/>
        </w:rPr>
        <w:t>len</w:t>
      </w:r>
      <w:r>
        <w:rPr>
          <w:rStyle w:val="NormalTok"/>
        </w:rPr>
        <w:t xml:space="preserve">(word_to_num)  </w:t>
      </w:r>
      <w:r>
        <w:rPr>
          <w:rStyle w:val="CommentTok"/>
        </w:rPr>
        <w:t xml:space="preserve"># </w:t>
      </w:r>
      <w:r>
        <w:rPr>
          <w:rStyle w:val="CommentTok"/>
        </w:rPr>
        <w:t>词汇表大小</w:t>
      </w:r>
      <w:r>
        <w:rPr>
          <w:rStyle w:val="CommentTok"/>
        </w:rPr>
        <w:t xml:space="preserve"> </w:t>
      </w:r>
      <w:r>
        <w:br/>
      </w:r>
      <w:r>
        <w:rPr>
          <w:rStyle w:val="NormalTok"/>
        </w:rPr>
        <w:t xml:space="preserve">hidden_size </w:t>
      </w:r>
      <w:r>
        <w:rPr>
          <w:rStyle w:val="OperatorTok"/>
        </w:rPr>
        <w:t>=</w:t>
      </w:r>
      <w:r>
        <w:rPr>
          <w:rStyle w:val="NormalTok"/>
        </w:rPr>
        <w:t xml:space="preserve"> </w:t>
      </w:r>
      <w:r>
        <w:rPr>
          <w:rStyle w:val="DecValTok"/>
        </w:rPr>
        <w:t>100</w:t>
      </w:r>
      <w:r>
        <w:rPr>
          <w:rStyle w:val="NormalTok"/>
        </w:rPr>
        <w:t xml:space="preserve">  </w:t>
      </w:r>
      <w:r>
        <w:rPr>
          <w:rStyle w:val="CommentTok"/>
        </w:rPr>
        <w:t xml:space="preserve"># </w:t>
      </w:r>
      <w:r>
        <w:rPr>
          <w:rStyle w:val="CommentTok"/>
        </w:rPr>
        <w:t>隐藏层神经元数量</w:t>
      </w:r>
      <w:r>
        <w:rPr>
          <w:rStyle w:val="CommentTok"/>
        </w:rPr>
        <w:t xml:space="preserve"> </w:t>
      </w:r>
      <w:r>
        <w:br/>
      </w:r>
      <w:r>
        <w:rPr>
          <w:rStyle w:val="NormalTok"/>
        </w:rPr>
        <w:t xml:space="preserve">learning_rate </w:t>
      </w:r>
      <w:r>
        <w:rPr>
          <w:rStyle w:val="OperatorTok"/>
        </w:rPr>
        <w:t>=</w:t>
      </w:r>
      <w:r>
        <w:rPr>
          <w:rStyle w:val="NormalTok"/>
        </w:rPr>
        <w:t xml:space="preserve"> </w:t>
      </w:r>
      <w:r>
        <w:rPr>
          <w:rStyle w:val="FloatTok"/>
        </w:rPr>
        <w:t>1e-1</w:t>
      </w:r>
      <w:r>
        <w:rPr>
          <w:rStyle w:val="NormalTok"/>
        </w:rPr>
        <w:t xml:space="preserve"> </w:t>
      </w:r>
      <w:r>
        <w:br/>
      </w:r>
      <w:r>
        <w:rPr>
          <w:rStyle w:val="NormalTok"/>
        </w:rPr>
        <w:t xml:space="preserve"> </w:t>
      </w:r>
      <w:r>
        <w:br/>
      </w:r>
      <w:r>
        <w:rPr>
          <w:rStyle w:val="CommentTok"/>
        </w:rPr>
        <w:t xml:space="preserve"># </w:t>
      </w:r>
      <w:r>
        <w:rPr>
          <w:rStyle w:val="CommentTok"/>
        </w:rPr>
        <w:t>权重初始化</w:t>
      </w:r>
      <w:r>
        <w:rPr>
          <w:rStyle w:val="CommentTok"/>
        </w:rPr>
        <w:t xml:space="preserve"> </w:t>
      </w:r>
      <w:r>
        <w:br/>
      </w:r>
      <w:r>
        <w:rPr>
          <w:rStyle w:val="NormalTok"/>
        </w:rPr>
        <w:t xml:space="preserve">Wxh </w:t>
      </w:r>
      <w:r>
        <w:rPr>
          <w:rStyle w:val="OperatorTok"/>
        </w:rPr>
        <w:t>=</w:t>
      </w:r>
      <w:r>
        <w:rPr>
          <w:rStyle w:val="NormalTok"/>
        </w:rPr>
        <w:t xml:space="preserve"> np.random.randn(hidden_size, vocab_size)</w:t>
      </w:r>
      <w:r>
        <w:rPr>
          <w:rStyle w:val="OperatorTok"/>
        </w:rPr>
        <w:t>*</w:t>
      </w:r>
      <w:r>
        <w:rPr>
          <w:rStyle w:val="FloatTok"/>
        </w:rPr>
        <w:t>0.01</w:t>
      </w:r>
      <w:r>
        <w:rPr>
          <w:rStyle w:val="NormalTok"/>
        </w:rPr>
        <w:t xml:space="preserve">  </w:t>
      </w:r>
      <w:r>
        <w:rPr>
          <w:rStyle w:val="CommentTok"/>
        </w:rPr>
        <w:t xml:space="preserve"># </w:t>
      </w:r>
      <w:r>
        <w:rPr>
          <w:rStyle w:val="CommentTok"/>
        </w:rPr>
        <w:t>输入到隐藏层</w:t>
      </w:r>
      <w:r>
        <w:rPr>
          <w:rStyle w:val="CommentTok"/>
        </w:rPr>
        <w:t xml:space="preserve"> </w:t>
      </w:r>
      <w:r>
        <w:br/>
      </w:r>
      <w:r>
        <w:rPr>
          <w:rStyle w:val="NormalTok"/>
        </w:rPr>
        <w:t xml:space="preserve">Whh </w:t>
      </w:r>
      <w:r>
        <w:rPr>
          <w:rStyle w:val="OperatorTok"/>
        </w:rPr>
        <w:t>=</w:t>
      </w:r>
      <w:r>
        <w:rPr>
          <w:rStyle w:val="NormalTok"/>
        </w:rPr>
        <w:t xml:space="preserve"> np.random.randn(hidden_size, hidden_size)</w:t>
      </w:r>
      <w:r>
        <w:rPr>
          <w:rStyle w:val="OperatorTok"/>
        </w:rPr>
        <w:t>*</w:t>
      </w:r>
      <w:r>
        <w:rPr>
          <w:rStyle w:val="FloatTok"/>
        </w:rPr>
        <w:t>0.01</w:t>
      </w:r>
      <w:r>
        <w:rPr>
          <w:rStyle w:val="NormalTok"/>
        </w:rPr>
        <w:t xml:space="preserve">  </w:t>
      </w:r>
      <w:r>
        <w:rPr>
          <w:rStyle w:val="CommentTok"/>
        </w:rPr>
        <w:t xml:space="preserve"># </w:t>
      </w:r>
      <w:r>
        <w:rPr>
          <w:rStyle w:val="CommentTok"/>
        </w:rPr>
        <w:t>隐藏层到隐藏层</w:t>
      </w:r>
      <w:r>
        <w:rPr>
          <w:rStyle w:val="CommentTok"/>
        </w:rPr>
        <w:t xml:space="preserve"> </w:t>
      </w:r>
      <w:r>
        <w:br/>
      </w:r>
      <w:r>
        <w:rPr>
          <w:rStyle w:val="NormalTok"/>
        </w:rPr>
        <w:t xml:space="preserve">Why </w:t>
      </w:r>
      <w:r>
        <w:rPr>
          <w:rStyle w:val="OperatorTok"/>
        </w:rPr>
        <w:t>=</w:t>
      </w:r>
      <w:r>
        <w:rPr>
          <w:rStyle w:val="NormalTok"/>
        </w:rPr>
        <w:t xml:space="preserve"> np.random.randn(vocab_size, hidden_size)</w:t>
      </w:r>
      <w:r>
        <w:rPr>
          <w:rStyle w:val="OperatorTok"/>
        </w:rPr>
        <w:t>*</w:t>
      </w:r>
      <w:r>
        <w:rPr>
          <w:rStyle w:val="FloatTok"/>
        </w:rPr>
        <w:t>0.01</w:t>
      </w:r>
      <w:r>
        <w:rPr>
          <w:rStyle w:val="NormalTok"/>
        </w:rPr>
        <w:t xml:space="preserve">  </w:t>
      </w:r>
      <w:r>
        <w:rPr>
          <w:rStyle w:val="CommentTok"/>
        </w:rPr>
        <w:t xml:space="preserve"># </w:t>
      </w:r>
      <w:r>
        <w:rPr>
          <w:rStyle w:val="CommentTok"/>
        </w:rPr>
        <w:t>隐藏层到输出层</w:t>
      </w:r>
      <w:r>
        <w:rPr>
          <w:rStyle w:val="CommentTok"/>
        </w:rPr>
        <w:t xml:space="preserve"> </w:t>
      </w:r>
      <w:r>
        <w:br/>
      </w:r>
      <w:r>
        <w:rPr>
          <w:rStyle w:val="NormalTok"/>
        </w:rPr>
        <w:t xml:space="preserve">bh </w:t>
      </w:r>
      <w:r>
        <w:rPr>
          <w:rStyle w:val="OperatorTok"/>
        </w:rPr>
        <w:t>=</w:t>
      </w:r>
      <w:r>
        <w:rPr>
          <w:rStyle w:val="NormalTok"/>
        </w:rPr>
        <w:t xml:space="preserve"> np.zeros((hidden_size, </w:t>
      </w:r>
      <w:r>
        <w:rPr>
          <w:rStyle w:val="DecValTok"/>
        </w:rPr>
        <w:t>1</w:t>
      </w:r>
      <w:r>
        <w:rPr>
          <w:rStyle w:val="NormalTok"/>
        </w:rPr>
        <w:t xml:space="preserve">))  </w:t>
      </w:r>
      <w:r>
        <w:rPr>
          <w:rStyle w:val="CommentTok"/>
        </w:rPr>
        <w:t xml:space="preserve"># </w:t>
      </w:r>
      <w:r>
        <w:rPr>
          <w:rStyle w:val="CommentTok"/>
        </w:rPr>
        <w:t>隐藏层偏置</w:t>
      </w:r>
      <w:r>
        <w:rPr>
          <w:rStyle w:val="CommentTok"/>
        </w:rPr>
        <w:t xml:space="preserve"> </w:t>
      </w:r>
      <w:r>
        <w:br/>
      </w:r>
      <w:r>
        <w:rPr>
          <w:rStyle w:val="NormalTok"/>
        </w:rPr>
        <w:t xml:space="preserve">by </w:t>
      </w:r>
      <w:r>
        <w:rPr>
          <w:rStyle w:val="OperatorTok"/>
        </w:rPr>
        <w:t>=</w:t>
      </w:r>
      <w:r>
        <w:rPr>
          <w:rStyle w:val="NormalTok"/>
        </w:rPr>
        <w:t xml:space="preserve"> np.zeros((vocab_size, </w:t>
      </w:r>
      <w:r>
        <w:rPr>
          <w:rStyle w:val="DecValTok"/>
        </w:rPr>
        <w:t>1</w:t>
      </w:r>
      <w:r>
        <w:rPr>
          <w:rStyle w:val="NormalTok"/>
        </w:rPr>
        <w:t xml:space="preserve">))   </w:t>
      </w:r>
      <w:r>
        <w:rPr>
          <w:rStyle w:val="CommentTok"/>
        </w:rPr>
        <w:t xml:space="preserve"># </w:t>
      </w:r>
      <w:r>
        <w:rPr>
          <w:rStyle w:val="CommentTok"/>
        </w:rPr>
        <w:t>输出层偏置</w:t>
      </w:r>
      <w:r>
        <w:rPr>
          <w:rStyle w:val="CommentTok"/>
        </w:rPr>
        <w:t xml:space="preserve"> </w:t>
      </w:r>
      <w:r>
        <w:br/>
      </w:r>
      <w:r>
        <w:rPr>
          <w:rStyle w:val="NormalTok"/>
        </w:rPr>
        <w:t xml:space="preserve"> </w:t>
      </w:r>
      <w:r>
        <w:br/>
      </w:r>
      <w:r>
        <w:rPr>
          <w:rStyle w:val="ImportTok"/>
        </w:rPr>
        <w:t>import</w:t>
      </w:r>
      <w:r>
        <w:rPr>
          <w:rStyle w:val="NormalTok"/>
        </w:rPr>
        <w:t xml:space="preserve"> numpy </w:t>
      </w:r>
      <w:r>
        <w:rPr>
          <w:rStyle w:val="ImportTok"/>
        </w:rPr>
        <w:t>as</w:t>
      </w:r>
      <w:r>
        <w:rPr>
          <w:rStyle w:val="NormalTok"/>
        </w:rPr>
        <w:t xml:space="preserve"> np </w:t>
      </w:r>
      <w:r>
        <w:br/>
      </w:r>
      <w:r>
        <w:rPr>
          <w:rStyle w:val="NormalTok"/>
        </w:rPr>
        <w:t xml:space="preserve">sequence_length </w:t>
      </w:r>
      <w:r>
        <w:rPr>
          <w:rStyle w:val="OperatorTok"/>
        </w:rPr>
        <w:t>=</w:t>
      </w:r>
      <w:r>
        <w:rPr>
          <w:rStyle w:val="NormalTok"/>
        </w:rPr>
        <w:t xml:space="preserve"> </w:t>
      </w:r>
      <w:r>
        <w:rPr>
          <w:rStyle w:val="DecValTok"/>
        </w:rPr>
        <w:t>20</w:t>
      </w:r>
      <w:r>
        <w:rPr>
          <w:rStyle w:val="NormalTok"/>
        </w:rPr>
        <w:t xml:space="preserve">  </w:t>
      </w:r>
      <w:r>
        <w:rPr>
          <w:rStyle w:val="CommentTok"/>
        </w:rPr>
        <w:t xml:space="preserve"># </w:t>
      </w:r>
      <w:r>
        <w:rPr>
          <w:rStyle w:val="CommentTok"/>
        </w:rPr>
        <w:t>选择序列长度</w:t>
      </w:r>
      <w:r>
        <w:rPr>
          <w:rStyle w:val="CommentTok"/>
        </w:rPr>
        <w:t xml:space="preserve"> </w:t>
      </w:r>
      <w:r>
        <w:br/>
      </w:r>
      <w:r>
        <w:rPr>
          <w:rStyle w:val="NormalTok"/>
        </w:rPr>
        <w:t xml:space="preserve">features </w:t>
      </w:r>
      <w:r>
        <w:rPr>
          <w:rStyle w:val="OperatorTok"/>
        </w:rPr>
        <w:t>=</w:t>
      </w:r>
      <w:r>
        <w:rPr>
          <w:rStyle w:val="NormalTok"/>
        </w:rPr>
        <w:t xml:space="preserve"> [] </w:t>
      </w:r>
      <w:r>
        <w:br/>
      </w:r>
      <w:r>
        <w:rPr>
          <w:rStyle w:val="NormalTok"/>
        </w:rPr>
        <w:t xml:space="preserve">labels </w:t>
      </w:r>
      <w:r>
        <w:rPr>
          <w:rStyle w:val="OperatorTok"/>
        </w:rPr>
        <w:t>=</w:t>
      </w:r>
      <w:r>
        <w:rPr>
          <w:rStyle w:val="NormalTok"/>
        </w:rPr>
        <w:t xml:space="preserve"> [] </w:t>
      </w:r>
      <w:r>
        <w:br/>
      </w:r>
      <w:r>
        <w:rPr>
          <w:rStyle w:val="NormalTok"/>
        </w:rPr>
        <w:t xml:space="preserve"> </w:t>
      </w:r>
      <w:r>
        <w:br/>
      </w:r>
      <w:r>
        <w:rPr>
          <w:rStyle w:val="ControlFlowTok"/>
        </w:rPr>
        <w:t>for</w:t>
      </w:r>
      <w:r>
        <w:rPr>
          <w:rStyle w:val="NormalTok"/>
        </w:rPr>
        <w:t xml:space="preserve"> poem </w:t>
      </w:r>
      <w:r>
        <w:rPr>
          <w:rStyle w:val="KeywordTok"/>
        </w:rPr>
        <w:t>in</w:t>
      </w:r>
      <w:r>
        <w:rPr>
          <w:rStyle w:val="NormalTok"/>
        </w:rPr>
        <w:t xml:space="preserve"> data[</w:t>
      </w:r>
      <w:r>
        <w:rPr>
          <w:rStyle w:val="StringTok"/>
        </w:rPr>
        <w:t>'numerical_sequences'</w:t>
      </w:r>
      <w:r>
        <w:rPr>
          <w:rStyle w:val="NormalTok"/>
        </w:rPr>
        <w:t xml:space="preserve">]: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(poem) </w:t>
      </w:r>
      <w:r>
        <w:rPr>
          <w:rStyle w:val="OperatorTok"/>
        </w:rPr>
        <w:t>-</w:t>
      </w:r>
      <w:r>
        <w:rPr>
          <w:rStyle w:val="NormalTok"/>
        </w:rPr>
        <w:t xml:space="preserve"> sequence_length): </w:t>
      </w:r>
      <w:r>
        <w:br/>
      </w:r>
      <w:r>
        <w:rPr>
          <w:rStyle w:val="NormalTok"/>
        </w:rPr>
        <w:t xml:space="preserve">        </w:t>
      </w:r>
      <w:r>
        <w:rPr>
          <w:rStyle w:val="CommentTok"/>
        </w:rPr>
        <w:t xml:space="preserve"># </w:t>
      </w:r>
      <w:r>
        <w:rPr>
          <w:rStyle w:val="CommentTok"/>
        </w:rPr>
        <w:t>提取长度为</w:t>
      </w:r>
      <w:r>
        <w:rPr>
          <w:rStyle w:val="CommentTok"/>
        </w:rPr>
        <w:t>sequence_length</w:t>
      </w:r>
      <w:r>
        <w:rPr>
          <w:rStyle w:val="CommentTok"/>
        </w:rPr>
        <w:t>的序列和下一个词作为标签</w:t>
      </w:r>
      <w:r>
        <w:rPr>
          <w:rStyle w:val="CommentTok"/>
        </w:rPr>
        <w:t xml:space="preserve"> </w:t>
      </w:r>
      <w:r>
        <w:br/>
      </w:r>
      <w:r>
        <w:rPr>
          <w:rStyle w:val="NormalTok"/>
        </w:rPr>
        <w:t xml:space="preserve">        seq </w:t>
      </w:r>
      <w:r>
        <w:rPr>
          <w:rStyle w:val="OperatorTok"/>
        </w:rPr>
        <w:t>=</w:t>
      </w:r>
      <w:r>
        <w:rPr>
          <w:rStyle w:val="NormalTok"/>
        </w:rPr>
        <w:t xml:space="preserve"> poem[i:i </w:t>
      </w:r>
      <w:r>
        <w:rPr>
          <w:rStyle w:val="OperatorTok"/>
        </w:rPr>
        <w:t>+</w:t>
      </w:r>
      <w:r>
        <w:rPr>
          <w:rStyle w:val="NormalTok"/>
        </w:rPr>
        <w:t xml:space="preserve"> sequence_length] </w:t>
      </w:r>
      <w:r>
        <w:br/>
      </w:r>
      <w:r>
        <w:rPr>
          <w:rStyle w:val="NormalTok"/>
        </w:rPr>
        <w:t xml:space="preserve">        label </w:t>
      </w:r>
      <w:r>
        <w:rPr>
          <w:rStyle w:val="OperatorTok"/>
        </w:rPr>
        <w:t>=</w:t>
      </w:r>
      <w:r>
        <w:rPr>
          <w:rStyle w:val="NormalTok"/>
        </w:rPr>
        <w:t xml:space="preserve"> poem[i </w:t>
      </w:r>
      <w:r>
        <w:rPr>
          <w:rStyle w:val="OperatorTok"/>
        </w:rPr>
        <w:t>+</w:t>
      </w:r>
      <w:r>
        <w:rPr>
          <w:rStyle w:val="NormalTok"/>
        </w:rPr>
        <w:t xml:space="preserve"> sequence_length] </w:t>
      </w:r>
      <w:r>
        <w:br/>
      </w:r>
      <w:r>
        <w:rPr>
          <w:rStyle w:val="NormalTok"/>
        </w:rPr>
        <w:t xml:space="preserve">        features.append(seq) </w:t>
      </w:r>
      <w:r>
        <w:br/>
      </w:r>
      <w:r>
        <w:rPr>
          <w:rStyle w:val="NormalTok"/>
        </w:rPr>
        <w:t xml:space="preserve">        labels.append(label) </w:t>
      </w:r>
      <w:r>
        <w:br/>
      </w:r>
      <w:r>
        <w:rPr>
          <w:rStyle w:val="NormalTok"/>
        </w:rPr>
        <w:t xml:space="preserve"> </w:t>
      </w:r>
      <w:r>
        <w:br/>
      </w:r>
      <w:r>
        <w:rPr>
          <w:rStyle w:val="NormalTok"/>
        </w:rPr>
        <w:t xml:space="preserve">features </w:t>
      </w:r>
      <w:r>
        <w:rPr>
          <w:rStyle w:val="OperatorTok"/>
        </w:rPr>
        <w:t>=</w:t>
      </w:r>
      <w:r>
        <w:rPr>
          <w:rStyle w:val="NormalTok"/>
        </w:rPr>
        <w:t xml:space="preserve"> np.array(features) </w:t>
      </w:r>
      <w:r>
        <w:br/>
      </w:r>
      <w:r>
        <w:rPr>
          <w:rStyle w:val="NormalTok"/>
        </w:rPr>
        <w:t xml:space="preserve">labels </w:t>
      </w:r>
      <w:r>
        <w:rPr>
          <w:rStyle w:val="OperatorTok"/>
        </w:rPr>
        <w:t>=</w:t>
      </w:r>
      <w:r>
        <w:rPr>
          <w:rStyle w:val="NormalTok"/>
        </w:rPr>
        <w:t xml:space="preserve"> np.array(labels) </w:t>
      </w:r>
      <w:r>
        <w:br/>
      </w:r>
      <w:r>
        <w:rPr>
          <w:rStyle w:val="NormalTok"/>
        </w:rPr>
        <w:t xml:space="preserve"> </w:t>
      </w:r>
      <w:r>
        <w:br/>
      </w:r>
      <w:r>
        <w:rPr>
          <w:rStyle w:val="CommentTok"/>
        </w:rPr>
        <w:t xml:space="preserve"># </w:t>
      </w:r>
      <w:r>
        <w:rPr>
          <w:rStyle w:val="CommentTok"/>
        </w:rPr>
        <w:t>数据分割</w:t>
      </w:r>
      <w:r>
        <w:rPr>
          <w:rStyle w:val="CommentTok"/>
        </w:rPr>
        <w:t xml:space="preserve"> </w:t>
      </w:r>
      <w:r>
        <w:br/>
      </w:r>
      <w:r>
        <w:rPr>
          <w:rStyle w:val="NormalTok"/>
        </w:rPr>
        <w:t xml:space="preserve">train_size </w:t>
      </w:r>
      <w:r>
        <w:rPr>
          <w:rStyle w:val="OperatorTok"/>
        </w:rPr>
        <w:t>=</w:t>
      </w:r>
      <w:r>
        <w:rPr>
          <w:rStyle w:val="NormalTok"/>
        </w:rPr>
        <w:t xml:space="preserve"> </w:t>
      </w:r>
      <w:r>
        <w:rPr>
          <w:rStyle w:val="BuiltInTok"/>
        </w:rPr>
        <w:t>int</w:t>
      </w:r>
      <w:r>
        <w:rPr>
          <w:rStyle w:val="NormalTok"/>
        </w:rPr>
        <w:t>(</w:t>
      </w:r>
      <w:r>
        <w:rPr>
          <w:rStyle w:val="BuiltInTok"/>
        </w:rPr>
        <w:t>len</w:t>
      </w:r>
      <w:r>
        <w:rPr>
          <w:rStyle w:val="NormalTok"/>
        </w:rPr>
        <w:t xml:space="preserve">(features) </w:t>
      </w:r>
      <w:r>
        <w:rPr>
          <w:rStyle w:val="OperatorTok"/>
        </w:rPr>
        <w:t>*</w:t>
      </w:r>
      <w:r>
        <w:rPr>
          <w:rStyle w:val="NormalTok"/>
        </w:rPr>
        <w:t xml:space="preserve"> </w:t>
      </w:r>
      <w:r>
        <w:rPr>
          <w:rStyle w:val="FloatTok"/>
        </w:rPr>
        <w:t>0.8</w:t>
      </w:r>
      <w:r>
        <w:rPr>
          <w:rStyle w:val="NormalTok"/>
        </w:rPr>
        <w:t xml:space="preserve">) </w:t>
      </w:r>
      <w:r>
        <w:br/>
      </w:r>
      <w:r>
        <w:rPr>
          <w:rStyle w:val="NormalTok"/>
        </w:rPr>
        <w:t xml:space="preserve">train_features </w:t>
      </w:r>
      <w:r>
        <w:rPr>
          <w:rStyle w:val="OperatorTok"/>
        </w:rPr>
        <w:t>=</w:t>
      </w:r>
      <w:r>
        <w:rPr>
          <w:rStyle w:val="NormalTok"/>
        </w:rPr>
        <w:t xml:space="preserve"> features[:train_size] </w:t>
      </w:r>
      <w:r>
        <w:br/>
      </w:r>
      <w:r>
        <w:rPr>
          <w:rStyle w:val="NormalTok"/>
        </w:rPr>
        <w:t xml:space="preserve">train_labels </w:t>
      </w:r>
      <w:r>
        <w:rPr>
          <w:rStyle w:val="OperatorTok"/>
        </w:rPr>
        <w:t>=</w:t>
      </w:r>
      <w:r>
        <w:rPr>
          <w:rStyle w:val="NormalTok"/>
        </w:rPr>
        <w:t xml:space="preserve"> labels[:train_size] </w:t>
      </w:r>
      <w:r>
        <w:br/>
      </w:r>
      <w:r>
        <w:rPr>
          <w:rStyle w:val="NormalTok"/>
        </w:rPr>
        <w:t xml:space="preserve">test_features </w:t>
      </w:r>
      <w:r>
        <w:rPr>
          <w:rStyle w:val="OperatorTok"/>
        </w:rPr>
        <w:t>=</w:t>
      </w:r>
      <w:r>
        <w:rPr>
          <w:rStyle w:val="NormalTok"/>
        </w:rPr>
        <w:t xml:space="preserve"> features[train_size:] </w:t>
      </w:r>
      <w:r>
        <w:br/>
      </w:r>
      <w:r>
        <w:rPr>
          <w:rStyle w:val="NormalTok"/>
        </w:rPr>
        <w:t xml:space="preserve">test_labels </w:t>
      </w:r>
      <w:r>
        <w:rPr>
          <w:rStyle w:val="OperatorTok"/>
        </w:rPr>
        <w:t>=</w:t>
      </w:r>
      <w:r>
        <w:rPr>
          <w:rStyle w:val="NormalTok"/>
        </w:rPr>
        <w:t xml:space="preserve"> labels[train_size:] </w:t>
      </w:r>
      <w:r>
        <w:br/>
      </w:r>
      <w:r>
        <w:rPr>
          <w:rStyle w:val="NormalTok"/>
        </w:rPr>
        <w:t xml:space="preserve"> </w:t>
      </w:r>
      <w:r>
        <w:br/>
      </w:r>
      <w:r>
        <w:rPr>
          <w:rStyle w:val="BuiltInTok"/>
        </w:rPr>
        <w:t>print</w:t>
      </w:r>
      <w:r>
        <w:rPr>
          <w:rStyle w:val="NormalTok"/>
        </w:rPr>
        <w:t xml:space="preserve">(features) </w:t>
      </w:r>
      <w:r>
        <w:br/>
      </w:r>
      <w:r>
        <w:rPr>
          <w:rStyle w:val="NormalTok"/>
        </w:rPr>
        <w:t xml:space="preserve"> </w:t>
      </w:r>
      <w:r>
        <w:br/>
      </w:r>
      <w:r>
        <w:rPr>
          <w:rStyle w:val="ImportTok"/>
        </w:rPr>
        <w:t>import</w:t>
      </w:r>
      <w:r>
        <w:rPr>
          <w:rStyle w:val="NormalTok"/>
        </w:rPr>
        <w:t xml:space="preserve"> torch </w:t>
      </w:r>
      <w:r>
        <w:br/>
      </w:r>
      <w:r>
        <w:rPr>
          <w:rStyle w:val="ImportTok"/>
        </w:rPr>
        <w:lastRenderedPageBreak/>
        <w:t>import</w:t>
      </w:r>
      <w:r>
        <w:rPr>
          <w:rStyle w:val="NormalTok"/>
        </w:rPr>
        <w:t xml:space="preserve"> torch.nn </w:t>
      </w:r>
      <w:r>
        <w:rPr>
          <w:rStyle w:val="ImportTok"/>
        </w:rPr>
        <w:t>as</w:t>
      </w:r>
      <w:r>
        <w:rPr>
          <w:rStyle w:val="NormalTok"/>
        </w:rPr>
        <w:t xml:space="preserve"> nn </w:t>
      </w:r>
      <w:r>
        <w:br/>
      </w:r>
      <w:r>
        <w:rPr>
          <w:rStyle w:val="ImportTok"/>
        </w:rPr>
        <w:t>import</w:t>
      </w:r>
      <w:r>
        <w:rPr>
          <w:rStyle w:val="NormalTok"/>
        </w:rPr>
        <w:t xml:space="preserve"> torch.optim </w:t>
      </w:r>
      <w:r>
        <w:rPr>
          <w:rStyle w:val="ImportTok"/>
        </w:rPr>
        <w:t>as</w:t>
      </w:r>
      <w:r>
        <w:rPr>
          <w:rStyle w:val="NormalTok"/>
        </w:rPr>
        <w:t xml:space="preserve"> optim </w:t>
      </w:r>
      <w:r>
        <w:br/>
      </w:r>
      <w:r>
        <w:rPr>
          <w:rStyle w:val="ImportTok"/>
        </w:rPr>
        <w:t>from</w:t>
      </w:r>
      <w:r>
        <w:rPr>
          <w:rStyle w:val="NormalTok"/>
        </w:rPr>
        <w:t xml:space="preserve"> torch.utils.data </w:t>
      </w:r>
      <w:r>
        <w:rPr>
          <w:rStyle w:val="ImportTok"/>
        </w:rPr>
        <w:t>import</w:t>
      </w:r>
      <w:r>
        <w:rPr>
          <w:rStyle w:val="NormalTok"/>
        </w:rPr>
        <w:t xml:space="preserve"> TensorDataset, DataLoader </w:t>
      </w:r>
      <w:r>
        <w:br/>
      </w:r>
      <w:r>
        <w:rPr>
          <w:rStyle w:val="CommentTok"/>
        </w:rPr>
        <w:t xml:space="preserve"># </w:t>
      </w:r>
      <w:r>
        <w:rPr>
          <w:rStyle w:val="CommentTok"/>
        </w:rPr>
        <w:t>定义模型</w:t>
      </w:r>
      <w:r>
        <w:rPr>
          <w:rStyle w:val="CommentTok"/>
        </w:rPr>
        <w:t xml:space="preserve"> </w:t>
      </w:r>
      <w:r>
        <w:br/>
      </w:r>
      <w:r>
        <w:rPr>
          <w:rStyle w:val="KeywordTok"/>
        </w:rPr>
        <w:t>class</w:t>
      </w:r>
      <w:r>
        <w:rPr>
          <w:rStyle w:val="NormalTok"/>
        </w:rPr>
        <w:t xml:space="preserve"> LSTMModel(nn.Module): </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vocab_size, embedding_dim, hidden_dim): </w:t>
      </w:r>
      <w:r>
        <w:br/>
      </w:r>
      <w:r>
        <w:rPr>
          <w:rStyle w:val="NormalTok"/>
        </w:rPr>
        <w:t xml:space="preserve">        </w:t>
      </w:r>
      <w:r>
        <w:rPr>
          <w:rStyle w:val="BuiltInTok"/>
        </w:rPr>
        <w:t>super</w:t>
      </w:r>
      <w:r>
        <w:rPr>
          <w:rStyle w:val="NormalTok"/>
        </w:rPr>
        <w:t xml:space="preserve">(LSTMModel, </w:t>
      </w:r>
      <w:r>
        <w:rPr>
          <w:rStyle w:val="VariableTok"/>
        </w:rPr>
        <w:t>self</w:t>
      </w:r>
      <w:r>
        <w:rPr>
          <w:rStyle w:val="NormalTok"/>
        </w:rPr>
        <w:t>).</w:t>
      </w:r>
      <w:r>
        <w:rPr>
          <w:rStyle w:val="FunctionTok"/>
        </w:rPr>
        <w:t>__init__</w:t>
      </w:r>
      <w:r>
        <w:rPr>
          <w:rStyle w:val="NormalTok"/>
        </w:rPr>
        <w:t xml:space="preserve">() </w:t>
      </w:r>
      <w:r>
        <w:br/>
      </w:r>
      <w:r>
        <w:rPr>
          <w:rStyle w:val="NormalTok"/>
        </w:rPr>
        <w:t xml:space="preserve">        </w:t>
      </w:r>
      <w:r>
        <w:rPr>
          <w:rStyle w:val="VariableTok"/>
        </w:rPr>
        <w:t>self</w:t>
      </w:r>
      <w:r>
        <w:rPr>
          <w:rStyle w:val="NormalTok"/>
        </w:rPr>
        <w:t xml:space="preserve">.embedding </w:t>
      </w:r>
      <w:r>
        <w:rPr>
          <w:rStyle w:val="OperatorTok"/>
        </w:rPr>
        <w:t>=</w:t>
      </w:r>
      <w:r>
        <w:rPr>
          <w:rStyle w:val="NormalTok"/>
        </w:rPr>
        <w:t xml:space="preserve"> nn.Embedding(vocab_size, embedding_dim) </w:t>
      </w:r>
      <w:r>
        <w:br/>
      </w:r>
      <w:r>
        <w:rPr>
          <w:rStyle w:val="NormalTok"/>
        </w:rPr>
        <w:t xml:space="preserve">        </w:t>
      </w:r>
      <w:r>
        <w:rPr>
          <w:rStyle w:val="VariableTok"/>
        </w:rPr>
        <w:t>self</w:t>
      </w:r>
      <w:r>
        <w:rPr>
          <w:rStyle w:val="NormalTok"/>
        </w:rPr>
        <w:t xml:space="preserve">.lstm </w:t>
      </w:r>
      <w:r>
        <w:rPr>
          <w:rStyle w:val="OperatorTok"/>
        </w:rPr>
        <w:t>=</w:t>
      </w:r>
      <w:r>
        <w:rPr>
          <w:rStyle w:val="NormalTok"/>
        </w:rPr>
        <w:t xml:space="preserve"> nn.LSTM(embedding_dim, hidden_dim, batch_first</w:t>
      </w:r>
      <w:r>
        <w:rPr>
          <w:rStyle w:val="OperatorTok"/>
        </w:rPr>
        <w:t>=</w:t>
      </w:r>
      <w:r>
        <w:rPr>
          <w:rStyle w:val="VariableTok"/>
        </w:rPr>
        <w:t>True</w:t>
      </w:r>
      <w:r>
        <w:rPr>
          <w:rStyle w:val="NormalTok"/>
        </w:rPr>
        <w:t xml:space="preserve">) </w:t>
      </w:r>
      <w:r>
        <w:br/>
      </w:r>
      <w:r>
        <w:rPr>
          <w:rStyle w:val="NormalTok"/>
        </w:rPr>
        <w:t xml:space="preserve">        </w:t>
      </w:r>
      <w:r>
        <w:rPr>
          <w:rStyle w:val="VariableTok"/>
        </w:rPr>
        <w:t>self</w:t>
      </w:r>
      <w:r>
        <w:rPr>
          <w:rStyle w:val="NormalTok"/>
        </w:rPr>
        <w:t xml:space="preserve">.fc </w:t>
      </w:r>
      <w:r>
        <w:rPr>
          <w:rStyle w:val="OperatorTok"/>
        </w:rPr>
        <w:t>=</w:t>
      </w:r>
      <w:r>
        <w:rPr>
          <w:rStyle w:val="NormalTok"/>
        </w:rPr>
        <w:t xml:space="preserve"> nn.Linear(hidden_dim, vocab_size) </w:t>
      </w:r>
      <w:r>
        <w:br/>
      </w:r>
      <w:r>
        <w:rPr>
          <w:rStyle w:val="NormalTok"/>
        </w:rPr>
        <w:t xml:space="preserve"> </w:t>
      </w:r>
      <w:r>
        <w:br/>
      </w:r>
      <w:r>
        <w:rPr>
          <w:rStyle w:val="NormalTok"/>
        </w:rPr>
        <w:t xml:space="preserve">    </w:t>
      </w:r>
      <w:r>
        <w:rPr>
          <w:rStyle w:val="KeywordTok"/>
        </w:rPr>
        <w:t>def</w:t>
      </w:r>
      <w:r>
        <w:rPr>
          <w:rStyle w:val="NormalTok"/>
        </w:rPr>
        <w:t xml:space="preserve"> forward(</w:t>
      </w:r>
      <w:r>
        <w:rPr>
          <w:rStyle w:val="VariableTok"/>
        </w:rPr>
        <w:t>self</w:t>
      </w:r>
      <w:r>
        <w:rPr>
          <w:rStyle w:val="NormalTok"/>
        </w:rPr>
        <w:t xml:space="preserve">, x): </w:t>
      </w:r>
      <w:r>
        <w:br/>
      </w:r>
      <w:r>
        <w:rPr>
          <w:rStyle w:val="NormalTok"/>
        </w:rPr>
        <w:t xml:space="preserve">        x </w:t>
      </w:r>
      <w:r>
        <w:rPr>
          <w:rStyle w:val="OperatorTok"/>
        </w:rPr>
        <w:t>=</w:t>
      </w:r>
      <w:r>
        <w:rPr>
          <w:rStyle w:val="NormalTok"/>
        </w:rPr>
        <w:t xml:space="preserve"> </w:t>
      </w:r>
      <w:r>
        <w:rPr>
          <w:rStyle w:val="VariableTok"/>
        </w:rPr>
        <w:t>self</w:t>
      </w:r>
      <w:r>
        <w:rPr>
          <w:rStyle w:val="NormalTok"/>
        </w:rPr>
        <w:t xml:space="preserve">.embedding(x) </w:t>
      </w:r>
      <w:r>
        <w:br/>
      </w:r>
      <w:r>
        <w:rPr>
          <w:rStyle w:val="NormalTok"/>
        </w:rPr>
        <w:t xml:space="preserve">        lstm_out, _ </w:t>
      </w:r>
      <w:r>
        <w:rPr>
          <w:rStyle w:val="OperatorTok"/>
        </w:rPr>
        <w:t>=</w:t>
      </w:r>
      <w:r>
        <w:rPr>
          <w:rStyle w:val="NormalTok"/>
        </w:rPr>
        <w:t xml:space="preserve"> </w:t>
      </w:r>
      <w:r>
        <w:rPr>
          <w:rStyle w:val="VariableTok"/>
        </w:rPr>
        <w:t>self</w:t>
      </w:r>
      <w:r>
        <w:rPr>
          <w:rStyle w:val="NormalTok"/>
        </w:rPr>
        <w:t xml:space="preserve">.lstm(x) </w:t>
      </w:r>
      <w:r>
        <w:br/>
      </w:r>
      <w:r>
        <w:rPr>
          <w:rStyle w:val="NormalTok"/>
        </w:rPr>
        <w:t xml:space="preserve">        out </w:t>
      </w:r>
      <w:r>
        <w:rPr>
          <w:rStyle w:val="OperatorTok"/>
        </w:rPr>
        <w:t>=</w:t>
      </w:r>
      <w:r>
        <w:rPr>
          <w:rStyle w:val="NormalTok"/>
        </w:rPr>
        <w:t xml:space="preserve"> </w:t>
      </w:r>
      <w:r>
        <w:rPr>
          <w:rStyle w:val="VariableTok"/>
        </w:rPr>
        <w:t>self</w:t>
      </w:r>
      <w:r>
        <w:rPr>
          <w:rStyle w:val="NormalTok"/>
        </w:rPr>
        <w:t xml:space="preserve">.fc(lstm_out[:, </w:t>
      </w:r>
      <w:r>
        <w:rPr>
          <w:rStyle w:val="OperatorTok"/>
        </w:rPr>
        <w:t>-</w:t>
      </w:r>
      <w:r>
        <w:rPr>
          <w:rStyle w:val="DecValTok"/>
        </w:rPr>
        <w:t>1</w:t>
      </w:r>
      <w:r>
        <w:rPr>
          <w:rStyle w:val="NormalTok"/>
        </w:rPr>
        <w:t xml:space="preserve">, :]) </w:t>
      </w:r>
      <w:r>
        <w:br/>
      </w:r>
      <w:r>
        <w:rPr>
          <w:rStyle w:val="NormalTok"/>
        </w:rPr>
        <w:t xml:space="preserve">        </w:t>
      </w:r>
      <w:r>
        <w:rPr>
          <w:rStyle w:val="ControlFlowTok"/>
        </w:rPr>
        <w:t>return</w:t>
      </w:r>
      <w:r>
        <w:rPr>
          <w:rStyle w:val="NormalTok"/>
        </w:rPr>
        <w:t xml:space="preserve"> out </w:t>
      </w:r>
      <w:r>
        <w:br/>
      </w:r>
      <w:r>
        <w:rPr>
          <w:rStyle w:val="NormalTok"/>
        </w:rPr>
        <w:t xml:space="preserve"> </w:t>
      </w:r>
      <w:r>
        <w:br/>
      </w:r>
      <w:r>
        <w:rPr>
          <w:rStyle w:val="CommentTok"/>
        </w:rPr>
        <w:t xml:space="preserve"># </w:t>
      </w:r>
      <w:r>
        <w:rPr>
          <w:rStyle w:val="CommentTok"/>
        </w:rPr>
        <w:t>实例化模型</w:t>
      </w:r>
      <w:r>
        <w:rPr>
          <w:rStyle w:val="CommentTok"/>
        </w:rPr>
        <w:t xml:space="preserve"> </w:t>
      </w:r>
      <w:r>
        <w:br/>
      </w:r>
      <w:r>
        <w:rPr>
          <w:rStyle w:val="NormalTok"/>
        </w:rPr>
        <w:t xml:space="preserve">vocab_size </w:t>
      </w:r>
      <w:r>
        <w:rPr>
          <w:rStyle w:val="OperatorTok"/>
        </w:rPr>
        <w:t>=</w:t>
      </w:r>
      <w:r>
        <w:rPr>
          <w:rStyle w:val="NormalTok"/>
        </w:rPr>
        <w:t xml:space="preserve"> </w:t>
      </w:r>
      <w:r>
        <w:rPr>
          <w:rStyle w:val="BuiltInTok"/>
        </w:rPr>
        <w:t>len</w:t>
      </w:r>
      <w:r>
        <w:rPr>
          <w:rStyle w:val="NormalTok"/>
        </w:rPr>
        <w:t xml:space="preserve">(word_to_num)  </w:t>
      </w:r>
      <w:r>
        <w:rPr>
          <w:rStyle w:val="CommentTok"/>
        </w:rPr>
        <w:t xml:space="preserve"># </w:t>
      </w:r>
      <w:r>
        <w:rPr>
          <w:rStyle w:val="CommentTok"/>
        </w:rPr>
        <w:t>词汇表大小</w:t>
      </w:r>
      <w:r>
        <w:rPr>
          <w:rStyle w:val="CommentTok"/>
        </w:rPr>
        <w:t xml:space="preserve"> </w:t>
      </w:r>
      <w:r>
        <w:br/>
      </w:r>
      <w:r>
        <w:rPr>
          <w:rStyle w:val="NormalTok"/>
        </w:rPr>
        <w:t xml:space="preserve">embedding_dim </w:t>
      </w:r>
      <w:r>
        <w:rPr>
          <w:rStyle w:val="OperatorTok"/>
        </w:rPr>
        <w:t>=</w:t>
      </w:r>
      <w:r>
        <w:rPr>
          <w:rStyle w:val="NormalTok"/>
        </w:rPr>
        <w:t xml:space="preserve"> </w:t>
      </w:r>
      <w:r>
        <w:rPr>
          <w:rStyle w:val="DecValTok"/>
        </w:rPr>
        <w:t>100</w:t>
      </w:r>
      <w:r>
        <w:rPr>
          <w:rStyle w:val="NormalTok"/>
        </w:rPr>
        <w:t xml:space="preserve">            </w:t>
      </w:r>
      <w:r>
        <w:rPr>
          <w:rStyle w:val="CommentTok"/>
        </w:rPr>
        <w:t xml:space="preserve"># </w:t>
      </w:r>
      <w:r>
        <w:rPr>
          <w:rStyle w:val="CommentTok"/>
        </w:rPr>
        <w:t>嵌入维度</w:t>
      </w:r>
      <w:r>
        <w:rPr>
          <w:rStyle w:val="CommentTok"/>
        </w:rPr>
        <w:t xml:space="preserve"> </w:t>
      </w:r>
      <w:r>
        <w:br/>
      </w:r>
      <w:r>
        <w:rPr>
          <w:rStyle w:val="NormalTok"/>
        </w:rPr>
        <w:t xml:space="preserve">hidden_dim </w:t>
      </w:r>
      <w:r>
        <w:rPr>
          <w:rStyle w:val="OperatorTok"/>
        </w:rPr>
        <w:t>=</w:t>
      </w:r>
      <w:r>
        <w:rPr>
          <w:rStyle w:val="NormalTok"/>
        </w:rPr>
        <w:t xml:space="preserve"> </w:t>
      </w:r>
      <w:r>
        <w:rPr>
          <w:rStyle w:val="DecValTok"/>
        </w:rPr>
        <w:t>128</w:t>
      </w:r>
      <w:r>
        <w:rPr>
          <w:rStyle w:val="NormalTok"/>
        </w:rPr>
        <w:t xml:space="preserve">               </w:t>
      </w:r>
      <w:r>
        <w:rPr>
          <w:rStyle w:val="CommentTok"/>
        </w:rPr>
        <w:t># LSTM</w:t>
      </w:r>
      <w:r>
        <w:rPr>
          <w:rStyle w:val="CommentTok"/>
        </w:rPr>
        <w:t>隐藏层维度</w:t>
      </w:r>
      <w:r>
        <w:rPr>
          <w:rStyle w:val="CommentTok"/>
        </w:rPr>
        <w:t xml:space="preserve"> </w:t>
      </w:r>
      <w:r>
        <w:br/>
      </w:r>
      <w:r>
        <w:rPr>
          <w:rStyle w:val="NormalTok"/>
        </w:rPr>
        <w:t xml:space="preserve">model </w:t>
      </w:r>
      <w:r>
        <w:rPr>
          <w:rStyle w:val="OperatorTok"/>
        </w:rPr>
        <w:t>=</w:t>
      </w:r>
      <w:r>
        <w:rPr>
          <w:rStyle w:val="NormalTok"/>
        </w:rPr>
        <w:t xml:space="preserve"> LSTMModel(vocab_size, embedding_dim, hidden_dim) </w:t>
      </w:r>
      <w:r>
        <w:br/>
      </w:r>
      <w:r>
        <w:rPr>
          <w:rStyle w:val="NormalTok"/>
        </w:rPr>
        <w:t xml:space="preserve"> </w:t>
      </w:r>
      <w:r>
        <w:br/>
      </w:r>
      <w:r>
        <w:rPr>
          <w:rStyle w:val="CommentTok"/>
        </w:rPr>
        <w:t xml:space="preserve"># </w:t>
      </w:r>
      <w:r>
        <w:rPr>
          <w:rStyle w:val="CommentTok"/>
        </w:rPr>
        <w:t>损失函数和优化器</w:t>
      </w:r>
      <w:r>
        <w:rPr>
          <w:rStyle w:val="CommentTok"/>
        </w:rPr>
        <w:t xml:space="preserve"> </w:t>
      </w:r>
      <w:r>
        <w:br/>
      </w:r>
      <w:r>
        <w:rPr>
          <w:rStyle w:val="NormalTok"/>
        </w:rPr>
        <w:t xml:space="preserve">criterion </w:t>
      </w:r>
      <w:r>
        <w:rPr>
          <w:rStyle w:val="OperatorTok"/>
        </w:rPr>
        <w:t>=</w:t>
      </w:r>
      <w:r>
        <w:rPr>
          <w:rStyle w:val="NormalTok"/>
        </w:rPr>
        <w:t xml:space="preserve"> nn.CrossEntropyLoss() </w:t>
      </w:r>
      <w:r>
        <w:br/>
      </w:r>
      <w:r>
        <w:rPr>
          <w:rStyle w:val="NormalTok"/>
        </w:rPr>
        <w:t xml:space="preserve">optimizer </w:t>
      </w:r>
      <w:r>
        <w:rPr>
          <w:rStyle w:val="OperatorTok"/>
        </w:rPr>
        <w:t>=</w:t>
      </w:r>
      <w:r>
        <w:rPr>
          <w:rStyle w:val="NormalTok"/>
        </w:rPr>
        <w:t xml:space="preserve"> optim.Adam(model.parameters(), lr</w:t>
      </w:r>
      <w:r>
        <w:rPr>
          <w:rStyle w:val="OperatorTok"/>
        </w:rPr>
        <w:t>=</w:t>
      </w:r>
      <w:r>
        <w:rPr>
          <w:rStyle w:val="FloatTok"/>
        </w:rPr>
        <w:t>0.001</w:t>
      </w:r>
      <w:r>
        <w:rPr>
          <w:rStyle w:val="NormalTok"/>
        </w:rPr>
        <w:t xml:space="preserve">) </w:t>
      </w:r>
      <w:r>
        <w:br/>
      </w:r>
      <w:r>
        <w:rPr>
          <w:rStyle w:val="NormalTok"/>
        </w:rPr>
        <w:t xml:space="preserve"> </w:t>
      </w:r>
      <w:r>
        <w:br/>
      </w:r>
      <w:r>
        <w:rPr>
          <w:rStyle w:val="CommentTok"/>
        </w:rPr>
        <w:t xml:space="preserve"># </w:t>
      </w:r>
      <w:r>
        <w:rPr>
          <w:rStyle w:val="CommentTok"/>
        </w:rPr>
        <w:t>训练轮数</w:t>
      </w:r>
      <w:r>
        <w:rPr>
          <w:rStyle w:val="CommentTok"/>
        </w:rPr>
        <w:t xml:space="preserve"> </w:t>
      </w:r>
      <w:r>
        <w:br/>
      </w:r>
      <w:r>
        <w:rPr>
          <w:rStyle w:val="NormalTok"/>
        </w:rPr>
        <w:t xml:space="preserve">num_epochs </w:t>
      </w:r>
      <w:r>
        <w:rPr>
          <w:rStyle w:val="OperatorTok"/>
        </w:rPr>
        <w:t>=</w:t>
      </w:r>
      <w:r>
        <w:rPr>
          <w:rStyle w:val="NormalTok"/>
        </w:rPr>
        <w:t xml:space="preserve"> </w:t>
      </w:r>
      <w:r>
        <w:rPr>
          <w:rStyle w:val="DecValTok"/>
        </w:rPr>
        <w:t>100</w:t>
      </w:r>
      <w:r>
        <w:rPr>
          <w:rStyle w:val="NormalTok"/>
        </w:rPr>
        <w:t xml:space="preserve"> </w:t>
      </w:r>
      <w:r>
        <w:br/>
      </w:r>
      <w:r>
        <w:rPr>
          <w:rStyle w:val="CommentTok"/>
        </w:rPr>
        <w:t xml:space="preserve"># </w:t>
      </w:r>
      <w:r>
        <w:rPr>
          <w:rStyle w:val="CommentTok"/>
        </w:rPr>
        <w:t>训练模型</w:t>
      </w:r>
      <w:r>
        <w:rPr>
          <w:rStyle w:val="CommentTok"/>
        </w:rPr>
        <w:t xml:space="preserve"> </w:t>
      </w:r>
      <w:r>
        <w:br/>
      </w:r>
      <w:r>
        <w:rPr>
          <w:rStyle w:val="NormalTok"/>
        </w:rPr>
        <w:t xml:space="preserve">train_features_tensor </w:t>
      </w:r>
      <w:r>
        <w:rPr>
          <w:rStyle w:val="OperatorTok"/>
        </w:rPr>
        <w:t>=</w:t>
      </w:r>
      <w:r>
        <w:rPr>
          <w:rStyle w:val="NormalTok"/>
        </w:rPr>
        <w:t xml:space="preserve"> torch.tensor(train_features, dtype</w:t>
      </w:r>
      <w:r>
        <w:rPr>
          <w:rStyle w:val="OperatorTok"/>
        </w:rPr>
        <w:t>=</w:t>
      </w:r>
      <w:r>
        <w:rPr>
          <w:rStyle w:val="NormalTok"/>
        </w:rPr>
        <w:t>torch.</w:t>
      </w:r>
      <w:r>
        <w:rPr>
          <w:rStyle w:val="BuiltInTok"/>
        </w:rPr>
        <w:t>long</w:t>
      </w:r>
      <w:r>
        <w:rPr>
          <w:rStyle w:val="NormalTok"/>
        </w:rPr>
        <w:t xml:space="preserve">) </w:t>
      </w:r>
      <w:r>
        <w:br/>
      </w:r>
      <w:r>
        <w:rPr>
          <w:rStyle w:val="NormalTok"/>
        </w:rPr>
        <w:t xml:space="preserve">train_labels_tensor </w:t>
      </w:r>
      <w:r>
        <w:rPr>
          <w:rStyle w:val="OperatorTok"/>
        </w:rPr>
        <w:t>=</w:t>
      </w:r>
      <w:r>
        <w:rPr>
          <w:rStyle w:val="NormalTok"/>
        </w:rPr>
        <w:t xml:space="preserve"> torch.tensor(train_labels, dtype</w:t>
      </w:r>
      <w:r>
        <w:rPr>
          <w:rStyle w:val="OperatorTok"/>
        </w:rPr>
        <w:t>=</w:t>
      </w:r>
      <w:r>
        <w:rPr>
          <w:rStyle w:val="NormalTok"/>
        </w:rPr>
        <w:t>torch.</w:t>
      </w:r>
      <w:r>
        <w:rPr>
          <w:rStyle w:val="BuiltInTok"/>
        </w:rPr>
        <w:t>long</w:t>
      </w:r>
      <w:r>
        <w:rPr>
          <w:rStyle w:val="NormalTok"/>
        </w:rPr>
        <w:t xml:space="preserve">) </w:t>
      </w:r>
      <w:r>
        <w:br/>
      </w:r>
      <w:r>
        <w:rPr>
          <w:rStyle w:val="NormalTok"/>
        </w:rPr>
        <w:t xml:space="preserve"> </w:t>
      </w:r>
      <w:r>
        <w:br/>
      </w:r>
      <w:r>
        <w:rPr>
          <w:rStyle w:val="NormalTok"/>
        </w:rPr>
        <w:t xml:space="preserve">test_features_tensor </w:t>
      </w:r>
      <w:r>
        <w:rPr>
          <w:rStyle w:val="OperatorTok"/>
        </w:rPr>
        <w:t>=</w:t>
      </w:r>
      <w:r>
        <w:rPr>
          <w:rStyle w:val="NormalTok"/>
        </w:rPr>
        <w:t xml:space="preserve"> torch.tensor(test_features, dtype</w:t>
      </w:r>
      <w:r>
        <w:rPr>
          <w:rStyle w:val="OperatorTok"/>
        </w:rPr>
        <w:t>=</w:t>
      </w:r>
      <w:r>
        <w:rPr>
          <w:rStyle w:val="NormalTok"/>
        </w:rPr>
        <w:t>torch.</w:t>
      </w:r>
      <w:r>
        <w:rPr>
          <w:rStyle w:val="BuiltInTok"/>
        </w:rPr>
        <w:t>long</w:t>
      </w:r>
      <w:r>
        <w:rPr>
          <w:rStyle w:val="NormalTok"/>
        </w:rPr>
        <w:t xml:space="preserve">) </w:t>
      </w:r>
      <w:r>
        <w:br/>
      </w:r>
      <w:r>
        <w:rPr>
          <w:rStyle w:val="NormalTok"/>
        </w:rPr>
        <w:t xml:space="preserve">test_labels_tensor </w:t>
      </w:r>
      <w:r>
        <w:rPr>
          <w:rStyle w:val="OperatorTok"/>
        </w:rPr>
        <w:t>=</w:t>
      </w:r>
      <w:r>
        <w:rPr>
          <w:rStyle w:val="NormalTok"/>
        </w:rPr>
        <w:t xml:space="preserve"> torch.tensor(test_labels, dtype</w:t>
      </w:r>
      <w:r>
        <w:rPr>
          <w:rStyle w:val="OperatorTok"/>
        </w:rPr>
        <w:t>=</w:t>
      </w:r>
      <w:r>
        <w:rPr>
          <w:rStyle w:val="NormalTok"/>
        </w:rPr>
        <w:t>torch.</w:t>
      </w:r>
      <w:r>
        <w:rPr>
          <w:rStyle w:val="BuiltInTok"/>
        </w:rPr>
        <w:t>long</w:t>
      </w:r>
      <w:r>
        <w:rPr>
          <w:rStyle w:val="NormalTok"/>
        </w:rPr>
        <w:t xml:space="preserve">) </w:t>
      </w:r>
      <w:r>
        <w:br/>
      </w:r>
      <w:r>
        <w:rPr>
          <w:rStyle w:val="NormalTok"/>
        </w:rPr>
        <w:t xml:space="preserve"> </w:t>
      </w:r>
      <w:r>
        <w:br/>
      </w:r>
      <w:r>
        <w:rPr>
          <w:rStyle w:val="NormalTok"/>
        </w:rPr>
        <w:t xml:space="preserve">train_dataset </w:t>
      </w:r>
      <w:r>
        <w:rPr>
          <w:rStyle w:val="OperatorTok"/>
        </w:rPr>
        <w:t>=</w:t>
      </w:r>
      <w:r>
        <w:rPr>
          <w:rStyle w:val="NormalTok"/>
        </w:rPr>
        <w:t xml:space="preserve"> TensorDataset(train_features_tensor, train_labels_tensor) </w:t>
      </w:r>
      <w:r>
        <w:br/>
      </w:r>
      <w:r>
        <w:rPr>
          <w:rStyle w:val="NormalTok"/>
        </w:rPr>
        <w:t xml:space="preserve">test_dataset </w:t>
      </w:r>
      <w:r>
        <w:rPr>
          <w:rStyle w:val="OperatorTok"/>
        </w:rPr>
        <w:t>=</w:t>
      </w:r>
      <w:r>
        <w:rPr>
          <w:rStyle w:val="NormalTok"/>
        </w:rPr>
        <w:t xml:space="preserve"> TensorDataset(test_features_tensor, test_labels_tensor) </w:t>
      </w:r>
      <w:r>
        <w:br/>
      </w:r>
      <w:r>
        <w:rPr>
          <w:rStyle w:val="NormalTok"/>
        </w:rPr>
        <w:t xml:space="preserve"> </w:t>
      </w:r>
      <w:r>
        <w:br/>
      </w:r>
      <w:r>
        <w:rPr>
          <w:rStyle w:val="NormalTok"/>
        </w:rPr>
        <w:t xml:space="preserve">train_loader </w:t>
      </w:r>
      <w:r>
        <w:rPr>
          <w:rStyle w:val="OperatorTok"/>
        </w:rPr>
        <w:t>=</w:t>
      </w:r>
      <w:r>
        <w:rPr>
          <w:rStyle w:val="NormalTok"/>
        </w:rPr>
        <w:t xml:space="preserve"> DataLoader(dataset</w:t>
      </w:r>
      <w:r>
        <w:rPr>
          <w:rStyle w:val="OperatorTok"/>
        </w:rPr>
        <w:t>=</w:t>
      </w:r>
      <w:r>
        <w:rPr>
          <w:rStyle w:val="NormalTok"/>
        </w:rPr>
        <w:t>train_dataset, batch_size</w:t>
      </w:r>
      <w:r>
        <w:rPr>
          <w:rStyle w:val="OperatorTok"/>
        </w:rPr>
        <w:t>=</w:t>
      </w:r>
      <w:r>
        <w:rPr>
          <w:rStyle w:val="DecValTok"/>
        </w:rPr>
        <w:t>32</w:t>
      </w:r>
      <w:r>
        <w:rPr>
          <w:rStyle w:val="NormalTok"/>
        </w:rPr>
        <w:t>, shuff</w:t>
      </w:r>
      <w:r>
        <w:rPr>
          <w:rStyle w:val="NormalTok"/>
        </w:rPr>
        <w:lastRenderedPageBreak/>
        <w:t>le</w:t>
      </w:r>
      <w:r>
        <w:rPr>
          <w:rStyle w:val="OperatorTok"/>
        </w:rPr>
        <w:t>=</w:t>
      </w:r>
      <w:r>
        <w:rPr>
          <w:rStyle w:val="VariableTok"/>
        </w:rPr>
        <w:t>True</w:t>
      </w:r>
      <w:r>
        <w:rPr>
          <w:rStyle w:val="NormalTok"/>
        </w:rPr>
        <w:t xml:space="preserve">) </w:t>
      </w:r>
      <w:r>
        <w:br/>
      </w:r>
      <w:r>
        <w:rPr>
          <w:rStyle w:val="NormalTok"/>
        </w:rPr>
        <w:t xml:space="preserve">test_loader </w:t>
      </w:r>
      <w:r>
        <w:rPr>
          <w:rStyle w:val="OperatorTok"/>
        </w:rPr>
        <w:t>=</w:t>
      </w:r>
      <w:r>
        <w:rPr>
          <w:rStyle w:val="NormalTok"/>
        </w:rPr>
        <w:t xml:space="preserve"> DataLoader(dataset</w:t>
      </w:r>
      <w:r>
        <w:rPr>
          <w:rStyle w:val="OperatorTok"/>
        </w:rPr>
        <w:t>=</w:t>
      </w:r>
      <w:r>
        <w:rPr>
          <w:rStyle w:val="NormalTok"/>
        </w:rPr>
        <w:t>test_dataset, batch_size</w:t>
      </w:r>
      <w:r>
        <w:rPr>
          <w:rStyle w:val="OperatorTok"/>
        </w:rPr>
        <w:t>=</w:t>
      </w:r>
      <w:r>
        <w:rPr>
          <w:rStyle w:val="DecValTok"/>
        </w:rPr>
        <w:t>32</w:t>
      </w:r>
      <w:r>
        <w:rPr>
          <w:rStyle w:val="NormalTok"/>
        </w:rPr>
        <w:t>, shuffle</w:t>
      </w:r>
      <w:r>
        <w:rPr>
          <w:rStyle w:val="OperatorTok"/>
        </w:rPr>
        <w:t>=</w:t>
      </w:r>
      <w:r>
        <w:rPr>
          <w:rStyle w:val="VariableTok"/>
        </w:rPr>
        <w:t>True</w:t>
      </w:r>
      <w:r>
        <w:rPr>
          <w:rStyle w:val="NormalTok"/>
        </w:rPr>
        <w:t xml:space="preserve">) </w:t>
      </w:r>
      <w:r>
        <w:br/>
      </w:r>
      <w:r>
        <w:rPr>
          <w:rStyle w:val="NormalTok"/>
        </w:rPr>
        <w:t xml:space="preserve"> </w:t>
      </w:r>
      <w:r>
        <w:br/>
      </w:r>
      <w:r>
        <w:rPr>
          <w:rStyle w:val="CommentTok"/>
        </w:rPr>
        <w:t xml:space="preserve"># for epoch in range(num_epochs): </w:t>
      </w:r>
      <w:r>
        <w:br/>
      </w:r>
      <w:r>
        <w:rPr>
          <w:rStyle w:val="CommentTok"/>
        </w:rPr>
        <w:t xml:space="preserve">#     for batch in train_loader:  </w:t>
      </w:r>
      <w:r>
        <w:br/>
      </w:r>
      <w:r>
        <w:rPr>
          <w:rStyle w:val="CommentTok"/>
        </w:rPr>
        <w:t xml:space="preserve">#         inputs, targets = batch </w:t>
      </w:r>
      <w:r>
        <w:br/>
      </w:r>
      <w:r>
        <w:rPr>
          <w:rStyle w:val="CommentTok"/>
        </w:rPr>
        <w:t xml:space="preserve">#         optimizer.zero_grad() </w:t>
      </w:r>
      <w:r>
        <w:br/>
      </w:r>
      <w:r>
        <w:rPr>
          <w:rStyle w:val="CommentTok"/>
        </w:rPr>
        <w:t xml:space="preserve">#         outputs = model(inputs) </w:t>
      </w:r>
      <w:r>
        <w:br/>
      </w:r>
      <w:r>
        <w:rPr>
          <w:rStyle w:val="CommentTok"/>
        </w:rPr>
        <w:t xml:space="preserve">#         loss = criterion(outputs, targets) </w:t>
      </w:r>
      <w:r>
        <w:br/>
      </w:r>
      <w:r>
        <w:rPr>
          <w:rStyle w:val="CommentTok"/>
        </w:rPr>
        <w:t xml:space="preserve">#         loss.backward() </w:t>
      </w:r>
      <w:r>
        <w:br/>
      </w:r>
      <w:r>
        <w:rPr>
          <w:rStyle w:val="CommentTok"/>
        </w:rPr>
        <w:t xml:space="preserve">#         optimizer.step() </w:t>
      </w:r>
      <w:r>
        <w:br/>
      </w:r>
      <w:r>
        <w:rPr>
          <w:rStyle w:val="CommentTok"/>
        </w:rPr>
        <w:t xml:space="preserve">#     if(epoch%10==0): print(f'Epoch {epoch}, Loss: {loss.item()}') </w:t>
      </w:r>
      <w:r>
        <w:br/>
      </w:r>
      <w:r>
        <w:rPr>
          <w:rStyle w:val="NormalTok"/>
        </w:rPr>
        <w:t xml:space="preserve">losses </w:t>
      </w:r>
      <w:r>
        <w:rPr>
          <w:rStyle w:val="OperatorTok"/>
        </w:rPr>
        <w:t>=</w:t>
      </w:r>
      <w:r>
        <w:rPr>
          <w:rStyle w:val="NormalTok"/>
        </w:rPr>
        <w:t xml:space="preserve"> []  </w:t>
      </w:r>
      <w:r>
        <w:rPr>
          <w:rStyle w:val="CommentTok"/>
        </w:rPr>
        <w:t xml:space="preserve"># </w:t>
      </w:r>
      <w:r>
        <w:rPr>
          <w:rStyle w:val="CommentTok"/>
        </w:rPr>
        <w:t>用于存储每个周期的损失值</w:t>
      </w:r>
      <w:r>
        <w:rPr>
          <w:rStyle w:val="CommentTok"/>
        </w:rPr>
        <w:t xml:space="preserve"> </w:t>
      </w:r>
      <w:r>
        <w:br/>
      </w:r>
      <w:r>
        <w:rPr>
          <w:rStyle w:val="NormalTok"/>
        </w:rPr>
        <w:t xml:space="preserve"> </w:t>
      </w:r>
      <w:r>
        <w:br/>
      </w:r>
      <w:r>
        <w:rPr>
          <w:rStyle w:val="ControlFlowTok"/>
        </w:rPr>
        <w:t>for</w:t>
      </w:r>
      <w:r>
        <w:rPr>
          <w:rStyle w:val="NormalTok"/>
        </w:rPr>
        <w:t xml:space="preserve"> epoch </w:t>
      </w:r>
      <w:r>
        <w:rPr>
          <w:rStyle w:val="KeywordTok"/>
        </w:rPr>
        <w:t>in</w:t>
      </w:r>
      <w:r>
        <w:rPr>
          <w:rStyle w:val="NormalTok"/>
        </w:rPr>
        <w:t xml:space="preserve"> </w:t>
      </w:r>
      <w:r>
        <w:rPr>
          <w:rStyle w:val="BuiltInTok"/>
        </w:rPr>
        <w:t>range</w:t>
      </w:r>
      <w:r>
        <w:rPr>
          <w:rStyle w:val="NormalTok"/>
        </w:rPr>
        <w:t xml:space="preserve">(num_epochs): </w:t>
      </w:r>
      <w:r>
        <w:br/>
      </w:r>
      <w:r>
        <w:rPr>
          <w:rStyle w:val="NormalTok"/>
        </w:rPr>
        <w:t xml:space="preserve">    total_loss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batch </w:t>
      </w:r>
      <w:r>
        <w:rPr>
          <w:rStyle w:val="KeywordTok"/>
        </w:rPr>
        <w:t>in</w:t>
      </w:r>
      <w:r>
        <w:rPr>
          <w:rStyle w:val="NormalTok"/>
        </w:rPr>
        <w:t xml:space="preserve"> train_loader: </w:t>
      </w:r>
      <w:r>
        <w:br/>
      </w:r>
      <w:r>
        <w:rPr>
          <w:rStyle w:val="NormalTok"/>
        </w:rPr>
        <w:t xml:space="preserve">        inputs, targets </w:t>
      </w:r>
      <w:r>
        <w:rPr>
          <w:rStyle w:val="OperatorTok"/>
        </w:rPr>
        <w:t>=</w:t>
      </w:r>
      <w:r>
        <w:rPr>
          <w:rStyle w:val="NormalTok"/>
        </w:rPr>
        <w:t xml:space="preserve"> batch </w:t>
      </w:r>
      <w:r>
        <w:br/>
      </w:r>
      <w:r>
        <w:rPr>
          <w:rStyle w:val="NormalTok"/>
        </w:rPr>
        <w:t xml:space="preserve">        optimizer.zero_grad() </w:t>
      </w:r>
      <w:r>
        <w:br/>
      </w:r>
      <w:r>
        <w:rPr>
          <w:rStyle w:val="NormalTok"/>
        </w:rPr>
        <w:t xml:space="preserve">        outputs </w:t>
      </w:r>
      <w:r>
        <w:rPr>
          <w:rStyle w:val="OperatorTok"/>
        </w:rPr>
        <w:t>=</w:t>
      </w:r>
      <w:r>
        <w:rPr>
          <w:rStyle w:val="NormalTok"/>
        </w:rPr>
        <w:t xml:space="preserve"> model(inputs) </w:t>
      </w:r>
      <w:r>
        <w:br/>
      </w:r>
      <w:r>
        <w:rPr>
          <w:rStyle w:val="NormalTok"/>
        </w:rPr>
        <w:t xml:space="preserve">        loss </w:t>
      </w:r>
      <w:r>
        <w:rPr>
          <w:rStyle w:val="OperatorTok"/>
        </w:rPr>
        <w:t>=</w:t>
      </w:r>
      <w:r>
        <w:rPr>
          <w:rStyle w:val="NormalTok"/>
        </w:rPr>
        <w:t xml:space="preserve"> criterion(outputs, targets) </w:t>
      </w:r>
      <w:r>
        <w:br/>
      </w:r>
      <w:r>
        <w:rPr>
          <w:rStyle w:val="NormalTok"/>
        </w:rPr>
        <w:t xml:space="preserve">        loss.backward() </w:t>
      </w:r>
      <w:r>
        <w:br/>
      </w:r>
      <w:r>
        <w:rPr>
          <w:rStyle w:val="NormalTok"/>
        </w:rPr>
        <w:t xml:space="preserve">        optimizer.step() </w:t>
      </w:r>
      <w:r>
        <w:br/>
      </w:r>
      <w:r>
        <w:rPr>
          <w:rStyle w:val="NormalTok"/>
        </w:rPr>
        <w:t xml:space="preserve">        total_loss </w:t>
      </w:r>
      <w:r>
        <w:rPr>
          <w:rStyle w:val="OperatorTok"/>
        </w:rPr>
        <w:t>+=</w:t>
      </w:r>
      <w:r>
        <w:rPr>
          <w:rStyle w:val="NormalTok"/>
        </w:rPr>
        <w:t xml:space="preserve"> loss.item() </w:t>
      </w:r>
      <w:r>
        <w:br/>
      </w:r>
      <w:r>
        <w:rPr>
          <w:rStyle w:val="NormalTok"/>
        </w:rPr>
        <w:t xml:space="preserve">     </w:t>
      </w:r>
      <w:r>
        <w:br/>
      </w:r>
      <w:r>
        <w:rPr>
          <w:rStyle w:val="NormalTok"/>
        </w:rPr>
        <w:t xml:space="preserve">    average_loss </w:t>
      </w:r>
      <w:r>
        <w:rPr>
          <w:rStyle w:val="OperatorTok"/>
        </w:rPr>
        <w:t>=</w:t>
      </w:r>
      <w:r>
        <w:rPr>
          <w:rStyle w:val="NormalTok"/>
        </w:rPr>
        <w:t xml:space="preserve"> total_loss </w:t>
      </w:r>
      <w:r>
        <w:rPr>
          <w:rStyle w:val="OperatorTok"/>
        </w:rPr>
        <w:t>/</w:t>
      </w:r>
      <w:r>
        <w:rPr>
          <w:rStyle w:val="NormalTok"/>
        </w:rPr>
        <w:t xml:space="preserve"> </w:t>
      </w:r>
      <w:r>
        <w:rPr>
          <w:rStyle w:val="BuiltInTok"/>
        </w:rPr>
        <w:t>len</w:t>
      </w:r>
      <w:r>
        <w:rPr>
          <w:rStyle w:val="NormalTok"/>
        </w:rPr>
        <w:t xml:space="preserve">(train_loader) </w:t>
      </w:r>
      <w:r>
        <w:br/>
      </w:r>
      <w:r>
        <w:rPr>
          <w:rStyle w:val="NormalTok"/>
        </w:rPr>
        <w:t xml:space="preserve">    losses.append(average_loss) </w:t>
      </w:r>
      <w:r>
        <w:br/>
      </w:r>
      <w:r>
        <w:rPr>
          <w:rStyle w:val="NormalTok"/>
        </w:rPr>
        <w:t xml:space="preserve">     </w:t>
      </w:r>
      <w:r>
        <w:br/>
      </w:r>
      <w:r>
        <w:rPr>
          <w:rStyle w:val="NormalTok"/>
        </w:rPr>
        <w:t xml:space="preserve">    </w:t>
      </w:r>
      <w:r>
        <w:rPr>
          <w:rStyle w:val="ControlFlowTok"/>
        </w:rPr>
        <w:t>if</w:t>
      </w:r>
      <w:r>
        <w:rPr>
          <w:rStyle w:val="NormalTok"/>
        </w:rPr>
        <w:t xml:space="preserve">(epoch </w:t>
      </w:r>
      <w:r>
        <w:rPr>
          <w:rStyle w:val="OperatorTok"/>
        </w:rPr>
        <w:t>%</w:t>
      </w:r>
      <w:r>
        <w:rPr>
          <w:rStyle w:val="NormalTok"/>
        </w:rPr>
        <w:t xml:space="preserve"> </w:t>
      </w:r>
      <w:r>
        <w:rPr>
          <w:rStyle w:val="DecValTok"/>
        </w:rPr>
        <w:t>10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pecialStringTok"/>
        </w:rPr>
        <w:t xml:space="preserve">f'Epoch </w:t>
      </w:r>
      <w:r>
        <w:rPr>
          <w:rStyle w:val="SpecialCharTok"/>
        </w:rPr>
        <w:t>{</w:t>
      </w:r>
      <w:r>
        <w:rPr>
          <w:rStyle w:val="NormalTok"/>
        </w:rPr>
        <w:t>epoch</w:t>
      </w:r>
      <w:r>
        <w:rPr>
          <w:rStyle w:val="SpecialCharTok"/>
        </w:rPr>
        <w:t>}</w:t>
      </w:r>
      <w:r>
        <w:rPr>
          <w:rStyle w:val="SpecialStringTok"/>
        </w:rPr>
        <w:t xml:space="preserve">, Loss: </w:t>
      </w:r>
      <w:r>
        <w:rPr>
          <w:rStyle w:val="SpecialCharTok"/>
        </w:rPr>
        <w:t>{</w:t>
      </w:r>
      <w:r>
        <w:rPr>
          <w:rStyle w:val="NormalTok"/>
        </w:rPr>
        <w:t>average_loss</w:t>
      </w:r>
      <w:r>
        <w:rPr>
          <w:rStyle w:val="SpecialCharTok"/>
        </w:rPr>
        <w:t>}</w:t>
      </w:r>
      <w:r>
        <w:rPr>
          <w:rStyle w:val="SpecialStringTok"/>
        </w:rPr>
        <w:t>'</w:t>
      </w:r>
      <w:r>
        <w:rPr>
          <w:rStyle w:val="NormalTok"/>
        </w:rPr>
        <w:t xml:space="preserve">) </w:t>
      </w:r>
      <w:r>
        <w:br/>
      </w:r>
      <w:r>
        <w:rPr>
          <w:rStyle w:val="NormalTok"/>
        </w:rPr>
        <w:t xml:space="preserve"> </w:t>
      </w:r>
      <w:r>
        <w:br/>
      </w:r>
      <w:r>
        <w:rPr>
          <w:rStyle w:val="NormalTok"/>
        </w:rPr>
        <w:t xml:space="preserve">plt.plot(losses) </w:t>
      </w:r>
      <w:r>
        <w:br/>
      </w:r>
      <w:r>
        <w:rPr>
          <w:rStyle w:val="NormalTok"/>
        </w:rPr>
        <w:t>plt.title(</w:t>
      </w:r>
      <w:r>
        <w:rPr>
          <w:rStyle w:val="StringTok"/>
        </w:rPr>
        <w:t>'Training Loss'</w:t>
      </w:r>
      <w:r>
        <w:rPr>
          <w:rStyle w:val="NormalTok"/>
        </w:rPr>
        <w:t xml:space="preserve">) </w:t>
      </w:r>
      <w:r>
        <w:br/>
      </w:r>
      <w:r>
        <w:rPr>
          <w:rStyle w:val="NormalTok"/>
        </w:rPr>
        <w:t>plt.xlabel(</w:t>
      </w:r>
      <w:r>
        <w:rPr>
          <w:rStyle w:val="StringTok"/>
        </w:rPr>
        <w:t>'Epoch'</w:t>
      </w:r>
      <w:r>
        <w:rPr>
          <w:rStyle w:val="NormalTok"/>
        </w:rPr>
        <w:t xml:space="preserve">) </w:t>
      </w:r>
      <w:r>
        <w:br/>
      </w:r>
      <w:r>
        <w:rPr>
          <w:rStyle w:val="NormalTok"/>
        </w:rPr>
        <w:t>plt.ylabel(</w:t>
      </w:r>
      <w:r>
        <w:rPr>
          <w:rStyle w:val="StringTok"/>
        </w:rPr>
        <w:t>'Loss'</w:t>
      </w:r>
      <w:r>
        <w:rPr>
          <w:rStyle w:val="NormalTok"/>
        </w:rPr>
        <w:t xml:space="preserve">) </w:t>
      </w:r>
      <w:r>
        <w:br/>
      </w:r>
      <w:r>
        <w:rPr>
          <w:rStyle w:val="NormalTok"/>
        </w:rPr>
        <w:t xml:space="preserve">plt.show() </w:t>
      </w:r>
      <w:r>
        <w:br/>
      </w:r>
      <w:r>
        <w:rPr>
          <w:rStyle w:val="NormalTok"/>
        </w:rPr>
        <w:t xml:space="preserve"> </w:t>
      </w:r>
      <w:r>
        <w:br/>
      </w:r>
      <w:r>
        <w:rPr>
          <w:rStyle w:val="NormalTok"/>
        </w:rPr>
        <w:t>model.</w:t>
      </w:r>
      <w:r>
        <w:rPr>
          <w:rStyle w:val="BuiltInTok"/>
        </w:rPr>
        <w:t>eval</w:t>
      </w:r>
      <w:r>
        <w:rPr>
          <w:rStyle w:val="NormalTok"/>
        </w:rPr>
        <w:t xml:space="preserve">()  </w:t>
      </w:r>
      <w:r>
        <w:rPr>
          <w:rStyle w:val="CommentTok"/>
        </w:rPr>
        <w:t xml:space="preserve"># </w:t>
      </w:r>
      <w:r>
        <w:rPr>
          <w:rStyle w:val="CommentTok"/>
        </w:rPr>
        <w:t>将模型设置为评估模式</w:t>
      </w:r>
      <w:r>
        <w:rPr>
          <w:rStyle w:val="CommentTok"/>
        </w:rPr>
        <w:t xml:space="preserve"> </w:t>
      </w:r>
      <w:r>
        <w:br/>
      </w:r>
      <w:r>
        <w:rPr>
          <w:rStyle w:val="NormalTok"/>
        </w:rPr>
        <w:t xml:space="preserve">test_loss, correct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w:t>
      </w:r>
      <w:r>
        <w:br/>
      </w:r>
      <w:r>
        <w:rPr>
          <w:rStyle w:val="ControlFlowTok"/>
        </w:rPr>
        <w:t>with</w:t>
      </w:r>
      <w:r>
        <w:rPr>
          <w:rStyle w:val="NormalTok"/>
        </w:rPr>
        <w:t xml:space="preserve"> torch.no_grad():  </w:t>
      </w:r>
      <w:r>
        <w:rPr>
          <w:rStyle w:val="CommentTok"/>
        </w:rPr>
        <w:t xml:space="preserve"># </w:t>
      </w:r>
      <w:r>
        <w:rPr>
          <w:rStyle w:val="CommentTok"/>
        </w:rPr>
        <w:t>在评估期间不计算梯度</w:t>
      </w:r>
      <w:r>
        <w:rPr>
          <w:rStyle w:val="CommentTok"/>
        </w:rPr>
        <w:t xml:space="preserve"> </w:t>
      </w:r>
      <w:r>
        <w:br/>
      </w:r>
      <w:r>
        <w:rPr>
          <w:rStyle w:val="NormalTok"/>
        </w:rPr>
        <w:t xml:space="preserve">    </w:t>
      </w:r>
      <w:r>
        <w:rPr>
          <w:rStyle w:val="ControlFlowTok"/>
        </w:rPr>
        <w:t>for</w:t>
      </w:r>
      <w:r>
        <w:rPr>
          <w:rStyle w:val="NormalTok"/>
        </w:rPr>
        <w:t xml:space="preserve"> inputs, targets </w:t>
      </w:r>
      <w:r>
        <w:rPr>
          <w:rStyle w:val="KeywordTok"/>
        </w:rPr>
        <w:t>in</w:t>
      </w:r>
      <w:r>
        <w:rPr>
          <w:rStyle w:val="NormalTok"/>
        </w:rPr>
        <w:t xml:space="preserve"> test_loader: </w:t>
      </w:r>
      <w:r>
        <w:br/>
      </w:r>
      <w:r>
        <w:rPr>
          <w:rStyle w:val="NormalTok"/>
        </w:rPr>
        <w:t xml:space="preserve">        outputs </w:t>
      </w:r>
      <w:r>
        <w:rPr>
          <w:rStyle w:val="OperatorTok"/>
        </w:rPr>
        <w:t>=</w:t>
      </w:r>
      <w:r>
        <w:rPr>
          <w:rStyle w:val="NormalTok"/>
        </w:rPr>
        <w:t xml:space="preserve"> model(inputs) </w:t>
      </w:r>
      <w:r>
        <w:br/>
      </w:r>
      <w:r>
        <w:rPr>
          <w:rStyle w:val="NormalTok"/>
        </w:rPr>
        <w:lastRenderedPageBreak/>
        <w:t xml:space="preserve">        test_loss </w:t>
      </w:r>
      <w:r>
        <w:rPr>
          <w:rStyle w:val="OperatorTok"/>
        </w:rPr>
        <w:t>+=</w:t>
      </w:r>
      <w:r>
        <w:rPr>
          <w:rStyle w:val="NormalTok"/>
        </w:rPr>
        <w:t xml:space="preserve"> criterion(outputs, targets).item()  </w:t>
      </w:r>
      <w:r>
        <w:rPr>
          <w:rStyle w:val="CommentTok"/>
        </w:rPr>
        <w:t xml:space="preserve"># </w:t>
      </w:r>
      <w:r>
        <w:rPr>
          <w:rStyle w:val="CommentTok"/>
        </w:rPr>
        <w:t>累加损失</w:t>
      </w:r>
      <w:r>
        <w:rPr>
          <w:rStyle w:val="CommentTok"/>
        </w:rPr>
        <w:t xml:space="preserve"> </w:t>
      </w:r>
      <w:r>
        <w:br/>
      </w:r>
      <w:r>
        <w:rPr>
          <w:rStyle w:val="NormalTok"/>
        </w:rPr>
        <w:t xml:space="preserve">        correct </w:t>
      </w:r>
      <w:r>
        <w:rPr>
          <w:rStyle w:val="OperatorTok"/>
        </w:rPr>
        <w:t>+=</w:t>
      </w:r>
      <w:r>
        <w:rPr>
          <w:rStyle w:val="NormalTok"/>
        </w:rPr>
        <w:t xml:space="preserve"> (outputs.argmax(</w:t>
      </w:r>
      <w:r>
        <w:rPr>
          <w:rStyle w:val="DecValTok"/>
        </w:rPr>
        <w:t>1</w:t>
      </w:r>
      <w:r>
        <w:rPr>
          <w:rStyle w:val="NormalTok"/>
        </w:rPr>
        <w:t xml:space="preserve">) </w:t>
      </w:r>
      <w:r>
        <w:rPr>
          <w:rStyle w:val="OperatorTok"/>
        </w:rPr>
        <w:t>==</w:t>
      </w:r>
      <w:r>
        <w:rPr>
          <w:rStyle w:val="NormalTok"/>
        </w:rPr>
        <w:t xml:space="preserve"> targets).</w:t>
      </w:r>
      <w:r>
        <w:rPr>
          <w:rStyle w:val="BuiltInTok"/>
        </w:rPr>
        <w:t>type</w:t>
      </w:r>
      <w:r>
        <w:rPr>
          <w:rStyle w:val="NormalTok"/>
        </w:rPr>
        <w:t>(torch.</w:t>
      </w:r>
      <w:r>
        <w:rPr>
          <w:rStyle w:val="BuiltInTok"/>
        </w:rPr>
        <w:t>float</w:t>
      </w:r>
      <w:r>
        <w:rPr>
          <w:rStyle w:val="NormalTok"/>
        </w:rPr>
        <w:t>).</w:t>
      </w:r>
      <w:r>
        <w:rPr>
          <w:rStyle w:val="BuiltInTok"/>
        </w:rPr>
        <w:t>sum</w:t>
      </w:r>
      <w:r>
        <w:rPr>
          <w:rStyle w:val="NormalTok"/>
        </w:rPr>
        <w:t xml:space="preserve">().item()  </w:t>
      </w:r>
      <w:r>
        <w:rPr>
          <w:rStyle w:val="CommentTok"/>
        </w:rPr>
        <w:t xml:space="preserve"># </w:t>
      </w:r>
      <w:r>
        <w:rPr>
          <w:rStyle w:val="CommentTok"/>
        </w:rPr>
        <w:t>计算正确预测数</w:t>
      </w:r>
      <w:r>
        <w:rPr>
          <w:rStyle w:val="CommentTok"/>
        </w:rPr>
        <w:t xml:space="preserve"> </w:t>
      </w:r>
      <w:r>
        <w:br/>
      </w:r>
      <w:r>
        <w:rPr>
          <w:rStyle w:val="NormalTok"/>
        </w:rPr>
        <w:t xml:space="preserve"> </w:t>
      </w:r>
      <w:r>
        <w:br/>
      </w:r>
      <w:r>
        <w:rPr>
          <w:rStyle w:val="NormalTok"/>
        </w:rPr>
        <w:t xml:space="preserve">test_loss </w:t>
      </w:r>
      <w:r>
        <w:rPr>
          <w:rStyle w:val="OperatorTok"/>
        </w:rPr>
        <w:t>/=</w:t>
      </w:r>
      <w:r>
        <w:rPr>
          <w:rStyle w:val="NormalTok"/>
        </w:rPr>
        <w:t xml:space="preserve"> </w:t>
      </w:r>
      <w:r>
        <w:rPr>
          <w:rStyle w:val="BuiltInTok"/>
        </w:rPr>
        <w:t>len</w:t>
      </w:r>
      <w:r>
        <w:rPr>
          <w:rStyle w:val="NormalTok"/>
        </w:rPr>
        <w:t xml:space="preserve">(test_loader.dataset) </w:t>
      </w:r>
      <w:r>
        <w:br/>
      </w:r>
      <w:r>
        <w:rPr>
          <w:rStyle w:val="BuiltInTok"/>
        </w:rPr>
        <w:t>print</w:t>
      </w:r>
      <w:r>
        <w:rPr>
          <w:rStyle w:val="NormalTok"/>
        </w:rPr>
        <w:t>(</w:t>
      </w:r>
      <w:r>
        <w:rPr>
          <w:rStyle w:val="SpecialStringTok"/>
        </w:rPr>
        <w:t xml:space="preserve">f'Test Loss: </w:t>
      </w:r>
      <w:r>
        <w:rPr>
          <w:rStyle w:val="SpecialCharTok"/>
        </w:rPr>
        <w:t>{</w:t>
      </w:r>
      <w:r>
        <w:rPr>
          <w:rStyle w:val="NormalTok"/>
        </w:rPr>
        <w:t>test_loss</w:t>
      </w:r>
      <w:r>
        <w:rPr>
          <w:rStyle w:val="SpecialCharTok"/>
        </w:rPr>
        <w:t>}</w:t>
      </w:r>
      <w:r>
        <w:rPr>
          <w:rStyle w:val="SpecialStringTok"/>
        </w:rPr>
        <w:t>'</w:t>
      </w:r>
      <w:r>
        <w:rPr>
          <w:rStyle w:val="NormalTok"/>
        </w:rPr>
        <w:t xml:space="preserve">) </w:t>
      </w:r>
      <w:r>
        <w:br/>
      </w:r>
      <w:r>
        <w:rPr>
          <w:rStyle w:val="NormalTok"/>
        </w:rPr>
        <w:t xml:space="preserve"> </w:t>
      </w:r>
      <w:r>
        <w:br/>
      </w:r>
      <w:r>
        <w:rPr>
          <w:rStyle w:val="CommentTok"/>
        </w:rPr>
        <w:t xml:space="preserve"># import random </w:t>
      </w:r>
      <w:r>
        <w:br/>
      </w:r>
      <w:r>
        <w:rPr>
          <w:rStyle w:val="CommentTok"/>
        </w:rPr>
        <w:t xml:space="preserve"># def generate_line(start_word, length=5): </w:t>
      </w:r>
      <w:r>
        <w:br/>
      </w:r>
      <w:r>
        <w:rPr>
          <w:rStyle w:val="CommentTok"/>
        </w:rPr>
        <w:t xml:space="preserve">#     model.eval()  # </w:t>
      </w:r>
      <w:r>
        <w:rPr>
          <w:rStyle w:val="CommentTok"/>
        </w:rPr>
        <w:t>设置为评估模式</w:t>
      </w:r>
      <w:r>
        <w:rPr>
          <w:rStyle w:val="CommentTok"/>
        </w:rPr>
        <w:t xml:space="preserve"> </w:t>
      </w:r>
      <w:r>
        <w:br/>
      </w:r>
      <w:r>
        <w:rPr>
          <w:rStyle w:val="CommentTok"/>
        </w:rPr>
        <w:t xml:space="preserve">#     text = start_word </w:t>
      </w:r>
      <w:r>
        <w:br/>
      </w:r>
      <w:r>
        <w:rPr>
          <w:rStyle w:val="CommentTok"/>
        </w:rPr>
        <w:t xml:space="preserve">#     for _ in range(length - 1):  # </w:t>
      </w:r>
      <w:r>
        <w:rPr>
          <w:rStyle w:val="CommentTok"/>
        </w:rPr>
        <w:t>减</w:t>
      </w:r>
      <w:r>
        <w:rPr>
          <w:rStyle w:val="CommentTok"/>
        </w:rPr>
        <w:t>1</w:t>
      </w:r>
      <w:r>
        <w:rPr>
          <w:rStyle w:val="CommentTok"/>
        </w:rPr>
        <w:t>是因为已经有了起始字</w:t>
      </w:r>
      <w:r>
        <w:rPr>
          <w:rStyle w:val="CommentTok"/>
        </w:rPr>
        <w:t xml:space="preserve"> </w:t>
      </w:r>
      <w:r>
        <w:br/>
      </w:r>
      <w:r>
        <w:rPr>
          <w:rStyle w:val="CommentTok"/>
        </w:rPr>
        <w:t xml:space="preserve">#         input_sequence = [word_to_num.get(word, random.choice(list(word_to_num.values()))) for word in text][-sequence_length:] </w:t>
      </w:r>
      <w:r>
        <w:br/>
      </w:r>
      <w:r>
        <w:rPr>
          <w:rStyle w:val="CommentTok"/>
        </w:rPr>
        <w:t xml:space="preserve">#         input_tensor = torch.tensor(input_sequence, dtype=torch.long).unsqueeze(0) </w:t>
      </w:r>
      <w:r>
        <w:br/>
      </w:r>
      <w:r>
        <w:rPr>
          <w:rStyle w:val="CommentTok"/>
        </w:rPr>
        <w:t xml:space="preserve">#         with torch.no_grad(): </w:t>
      </w:r>
      <w:r>
        <w:br/>
      </w:r>
      <w:r>
        <w:rPr>
          <w:rStyle w:val="CommentTok"/>
        </w:rPr>
        <w:t xml:space="preserve">#             output = model(input_tensor) </w:t>
      </w:r>
      <w:r>
        <w:br/>
      </w:r>
      <w:r>
        <w:rPr>
          <w:rStyle w:val="CommentTok"/>
        </w:rPr>
        <w:t xml:space="preserve">#         next_word = num_to_word[output.argmax(1).item()] </w:t>
      </w:r>
      <w:r>
        <w:br/>
      </w:r>
      <w:r>
        <w:rPr>
          <w:rStyle w:val="CommentTok"/>
        </w:rPr>
        <w:t xml:space="preserve">#         text += next_word </w:t>
      </w:r>
      <w:r>
        <w:br/>
      </w:r>
      <w:r>
        <w:rPr>
          <w:rStyle w:val="CommentTok"/>
        </w:rPr>
        <w:t xml:space="preserve">#     return text </w:t>
      </w:r>
      <w:r>
        <w:br/>
      </w:r>
      <w:r>
        <w:rPr>
          <w:rStyle w:val="NormalTok"/>
        </w:rPr>
        <w:t xml:space="preserve"> </w:t>
      </w:r>
      <w:r>
        <w:br/>
      </w:r>
      <w:r>
        <w:rPr>
          <w:rStyle w:val="CommentTok"/>
        </w:rPr>
        <w:t xml:space="preserve"># def generate_acrostic(start_words): </w:t>
      </w:r>
      <w:r>
        <w:br/>
      </w:r>
      <w:r>
        <w:rPr>
          <w:rStyle w:val="CommentTok"/>
        </w:rPr>
        <w:t xml:space="preserve">#     poem = [] </w:t>
      </w:r>
      <w:r>
        <w:br/>
      </w:r>
      <w:r>
        <w:rPr>
          <w:rStyle w:val="CommentTok"/>
        </w:rPr>
        <w:t xml:space="preserve">#     for word in start_words: </w:t>
      </w:r>
      <w:r>
        <w:br/>
      </w:r>
      <w:r>
        <w:rPr>
          <w:rStyle w:val="CommentTok"/>
        </w:rPr>
        <w:t xml:space="preserve">#         word = find_starting_word(word, word_to_num) </w:t>
      </w:r>
      <w:r>
        <w:br/>
      </w:r>
      <w:r>
        <w:rPr>
          <w:rStyle w:val="CommentTok"/>
        </w:rPr>
        <w:t xml:space="preserve">#         line = generate_line(word) </w:t>
      </w:r>
      <w:r>
        <w:br/>
      </w:r>
      <w:r>
        <w:rPr>
          <w:rStyle w:val="CommentTok"/>
        </w:rPr>
        <w:t xml:space="preserve">#         poem.append(line) </w:t>
      </w:r>
      <w:r>
        <w:br/>
      </w:r>
      <w:r>
        <w:rPr>
          <w:rStyle w:val="CommentTok"/>
        </w:rPr>
        <w:t xml:space="preserve">#     return '\n'.join(poem) </w:t>
      </w:r>
      <w:r>
        <w:br/>
      </w:r>
      <w:r>
        <w:rPr>
          <w:rStyle w:val="NormalTok"/>
        </w:rPr>
        <w:t xml:space="preserve"> </w:t>
      </w:r>
      <w:r>
        <w:br/>
      </w:r>
      <w:r>
        <w:rPr>
          <w:rStyle w:val="CommentTok"/>
        </w:rPr>
        <w:t xml:space="preserve"># def find_starting_word(char, word_to_num): </w:t>
      </w:r>
      <w:r>
        <w:br/>
      </w:r>
      <w:r>
        <w:rPr>
          <w:rStyle w:val="CommentTok"/>
        </w:rPr>
        <w:t xml:space="preserve">#     # </w:t>
      </w:r>
      <w:r>
        <w:rPr>
          <w:rStyle w:val="CommentTok"/>
        </w:rPr>
        <w:t>在词汇表中查找以特定字符开头的词语</w:t>
      </w:r>
      <w:r>
        <w:rPr>
          <w:rStyle w:val="CommentTok"/>
        </w:rPr>
        <w:t xml:space="preserve"> </w:t>
      </w:r>
      <w:r>
        <w:br/>
      </w:r>
      <w:r>
        <w:rPr>
          <w:rStyle w:val="CommentTok"/>
        </w:rPr>
        <w:t xml:space="preserve">#     starting_words = [word for word in word_to_num if word.startswith(char)] </w:t>
      </w:r>
      <w:r>
        <w:br/>
      </w:r>
      <w:r>
        <w:rPr>
          <w:rStyle w:val="CommentTok"/>
        </w:rPr>
        <w:t xml:space="preserve">#     if starting_words: </w:t>
      </w:r>
      <w:r>
        <w:br/>
      </w:r>
      <w:r>
        <w:rPr>
          <w:rStyle w:val="CommentTok"/>
        </w:rPr>
        <w:t xml:space="preserve">#         return random.choice(starting_words)  # </w:t>
      </w:r>
      <w:r>
        <w:rPr>
          <w:rStyle w:val="CommentTok"/>
        </w:rPr>
        <w:t>如果找到，随机选择一个</w:t>
      </w:r>
      <w:r>
        <w:rPr>
          <w:rStyle w:val="CommentTok"/>
        </w:rPr>
        <w:t xml:space="preserve"> </w:t>
      </w:r>
      <w:r>
        <w:br/>
      </w:r>
      <w:r>
        <w:rPr>
          <w:rStyle w:val="CommentTok"/>
        </w:rPr>
        <w:t xml:space="preserve">#     else: </w:t>
      </w:r>
      <w:r>
        <w:br/>
      </w:r>
      <w:r>
        <w:rPr>
          <w:rStyle w:val="CommentTok"/>
        </w:rPr>
        <w:t xml:space="preserve">#         return char </w:t>
      </w:r>
      <w:r>
        <w:br/>
      </w:r>
      <w:r>
        <w:rPr>
          <w:rStyle w:val="CommentTok"/>
        </w:rPr>
        <w:t xml:space="preserve"># </w:t>
      </w:r>
      <w:r>
        <w:rPr>
          <w:rStyle w:val="CommentTok"/>
        </w:rPr>
        <w:t>生成藏头诗</w:t>
      </w:r>
      <w:r>
        <w:rPr>
          <w:rStyle w:val="CommentTok"/>
        </w:rPr>
        <w:t xml:space="preserve"> </w:t>
      </w:r>
      <w:r>
        <w:br/>
      </w:r>
      <w:r>
        <w:rPr>
          <w:rStyle w:val="ImportTok"/>
        </w:rPr>
        <w:t>import</w:t>
      </w:r>
      <w:r>
        <w:rPr>
          <w:rStyle w:val="NormalTok"/>
        </w:rPr>
        <w:t xml:space="preserve"> random </w:t>
      </w:r>
      <w:r>
        <w:br/>
      </w:r>
      <w:r>
        <w:rPr>
          <w:rStyle w:val="NormalTok"/>
        </w:rPr>
        <w:t xml:space="preserve"> </w:t>
      </w:r>
      <w:r>
        <w:br/>
      </w:r>
      <w:r>
        <w:rPr>
          <w:rStyle w:val="KeywordTok"/>
        </w:rPr>
        <w:t>def</w:t>
      </w:r>
      <w:r>
        <w:rPr>
          <w:rStyle w:val="NormalTok"/>
        </w:rPr>
        <w:t xml:space="preserve"> generate_line(model, start_word, sequence_length, word_to_num, num_to_word, length</w:t>
      </w:r>
      <w:r>
        <w:rPr>
          <w:rStyle w:val="OperatorTok"/>
        </w:rPr>
        <w:t>=</w:t>
      </w:r>
      <w:r>
        <w:rPr>
          <w:rStyle w:val="DecValTok"/>
        </w:rPr>
        <w:t>3</w:t>
      </w:r>
      <w:r>
        <w:rPr>
          <w:rStyle w:val="NormalTok"/>
        </w:rPr>
        <w:t xml:space="preserve">): </w:t>
      </w:r>
      <w:r>
        <w:br/>
      </w:r>
      <w:r>
        <w:rPr>
          <w:rStyle w:val="NormalTok"/>
        </w:rPr>
        <w:lastRenderedPageBreak/>
        <w:t xml:space="preserve">    model.</w:t>
      </w:r>
      <w:r>
        <w:rPr>
          <w:rStyle w:val="BuiltInTok"/>
        </w:rPr>
        <w:t>eval</w:t>
      </w:r>
      <w:r>
        <w:rPr>
          <w:rStyle w:val="NormalTok"/>
        </w:rPr>
        <w:t xml:space="preserve">()  </w:t>
      </w:r>
      <w:r>
        <w:rPr>
          <w:rStyle w:val="CommentTok"/>
        </w:rPr>
        <w:t xml:space="preserve"># </w:t>
      </w:r>
      <w:r>
        <w:rPr>
          <w:rStyle w:val="CommentTok"/>
        </w:rPr>
        <w:t>设置为评估模式</w:t>
      </w:r>
      <w:r>
        <w:rPr>
          <w:rStyle w:val="CommentTok"/>
        </w:rPr>
        <w:t xml:space="preserve"> </w:t>
      </w:r>
      <w:r>
        <w:br/>
      </w:r>
      <w:r>
        <w:rPr>
          <w:rStyle w:val="NormalTok"/>
        </w:rPr>
        <w:t xml:space="preserve">    text </w:t>
      </w:r>
      <w:r>
        <w:rPr>
          <w:rStyle w:val="OperatorTok"/>
        </w:rPr>
        <w:t>=</w:t>
      </w:r>
      <w:r>
        <w:rPr>
          <w:rStyle w:val="NormalTok"/>
        </w:rPr>
        <w:t xml:space="preserve"> start_word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rPr>
          <w:rStyle w:val="CommentTok"/>
        </w:rPr>
        <w:t xml:space="preserve"># </w:t>
      </w:r>
      <w:r>
        <w:rPr>
          <w:rStyle w:val="CommentTok"/>
        </w:rPr>
        <w:t>减</w:t>
      </w:r>
      <w:r>
        <w:rPr>
          <w:rStyle w:val="CommentTok"/>
        </w:rPr>
        <w:t>1</w:t>
      </w:r>
      <w:r>
        <w:rPr>
          <w:rStyle w:val="CommentTok"/>
        </w:rPr>
        <w:t>是因为已经有了起始字</w:t>
      </w:r>
      <w:r>
        <w:rPr>
          <w:rStyle w:val="CommentTok"/>
        </w:rPr>
        <w:t xml:space="preserve"> </w:t>
      </w:r>
      <w:r>
        <w:br/>
      </w:r>
      <w:r>
        <w:rPr>
          <w:rStyle w:val="NormalTok"/>
        </w:rPr>
        <w:t xml:space="preserve">        input_sequence </w:t>
      </w:r>
      <w:r>
        <w:rPr>
          <w:rStyle w:val="OperatorTok"/>
        </w:rPr>
        <w:t>=</w:t>
      </w:r>
      <w:r>
        <w:rPr>
          <w:rStyle w:val="NormalTok"/>
        </w:rPr>
        <w:t xml:space="preserve"> [word_to_num.get(word, random.choice(</w:t>
      </w:r>
      <w:r>
        <w:rPr>
          <w:rStyle w:val="BuiltInTok"/>
        </w:rPr>
        <w:t>list</w:t>
      </w:r>
      <w:r>
        <w:rPr>
          <w:rStyle w:val="NormalTok"/>
        </w:rPr>
        <w:t xml:space="preserve">(word_to_num.values()))) </w:t>
      </w:r>
      <w:r>
        <w:rPr>
          <w:rStyle w:val="ControlFlowTok"/>
        </w:rPr>
        <w:t>for</w:t>
      </w:r>
      <w:r>
        <w:rPr>
          <w:rStyle w:val="NormalTok"/>
        </w:rPr>
        <w:t xml:space="preserve"> word </w:t>
      </w:r>
      <w:r>
        <w:rPr>
          <w:rStyle w:val="KeywordTok"/>
        </w:rPr>
        <w:t>in</w:t>
      </w:r>
      <w:r>
        <w:rPr>
          <w:rStyle w:val="NormalTok"/>
        </w:rPr>
        <w:t xml:space="preserve"> text][</w:t>
      </w:r>
      <w:r>
        <w:rPr>
          <w:rStyle w:val="OperatorTok"/>
        </w:rPr>
        <w:t>-</w:t>
      </w:r>
      <w:r>
        <w:rPr>
          <w:rStyle w:val="NormalTok"/>
        </w:rPr>
        <w:t xml:space="preserve">sequence_length:] </w:t>
      </w:r>
      <w:r>
        <w:br/>
      </w:r>
      <w:r>
        <w:rPr>
          <w:rStyle w:val="NormalTok"/>
        </w:rPr>
        <w:t xml:space="preserve">        input_tensor </w:t>
      </w:r>
      <w:r>
        <w:rPr>
          <w:rStyle w:val="OperatorTok"/>
        </w:rPr>
        <w:t>=</w:t>
      </w:r>
      <w:r>
        <w:rPr>
          <w:rStyle w:val="NormalTok"/>
        </w:rPr>
        <w:t xml:space="preserve"> torch.tensor(input_sequence, dtype</w:t>
      </w:r>
      <w:r>
        <w:rPr>
          <w:rStyle w:val="OperatorTok"/>
        </w:rPr>
        <w:t>=</w:t>
      </w:r>
      <w:r>
        <w:rPr>
          <w:rStyle w:val="NormalTok"/>
        </w:rPr>
        <w:t>torch.</w:t>
      </w:r>
      <w:r>
        <w:rPr>
          <w:rStyle w:val="BuiltInTok"/>
        </w:rPr>
        <w:t>long</w:t>
      </w:r>
      <w:r>
        <w:rPr>
          <w:rStyle w:val="NormalTok"/>
        </w:rPr>
        <w:t>).unsqueeze(</w:t>
      </w:r>
      <w:r>
        <w:rPr>
          <w:rStyle w:val="DecValTok"/>
        </w:rPr>
        <w:t>0</w:t>
      </w:r>
      <w:r>
        <w:rPr>
          <w:rStyle w:val="NormalTok"/>
        </w:rPr>
        <w:t xml:space="preserve">) </w:t>
      </w:r>
      <w:r>
        <w:br/>
      </w:r>
      <w:r>
        <w:rPr>
          <w:rStyle w:val="NormalTok"/>
        </w:rPr>
        <w:t xml:space="preserve">        </w:t>
      </w:r>
      <w:r>
        <w:rPr>
          <w:rStyle w:val="ControlFlowTok"/>
        </w:rPr>
        <w:t>with</w:t>
      </w:r>
      <w:r>
        <w:rPr>
          <w:rStyle w:val="NormalTok"/>
        </w:rPr>
        <w:t xml:space="preserve"> torch.no_grad(): </w:t>
      </w:r>
      <w:r>
        <w:br/>
      </w:r>
      <w:r>
        <w:rPr>
          <w:rStyle w:val="NormalTok"/>
        </w:rPr>
        <w:t xml:space="preserve">            output </w:t>
      </w:r>
      <w:r>
        <w:rPr>
          <w:rStyle w:val="OperatorTok"/>
        </w:rPr>
        <w:t>=</w:t>
      </w:r>
      <w:r>
        <w:rPr>
          <w:rStyle w:val="NormalTok"/>
        </w:rPr>
        <w:t xml:space="preserve"> model(input_tensor) </w:t>
      </w:r>
      <w:r>
        <w:br/>
      </w:r>
      <w:r>
        <w:rPr>
          <w:rStyle w:val="NormalTok"/>
        </w:rPr>
        <w:t xml:space="preserve">        next_word </w:t>
      </w:r>
      <w:r>
        <w:rPr>
          <w:rStyle w:val="OperatorTok"/>
        </w:rPr>
        <w:t>=</w:t>
      </w:r>
      <w:r>
        <w:rPr>
          <w:rStyle w:val="NormalTok"/>
        </w:rPr>
        <w:t xml:space="preserve"> num_to_word[output.argmax(</w:t>
      </w:r>
      <w:r>
        <w:rPr>
          <w:rStyle w:val="DecValTok"/>
        </w:rPr>
        <w:t>1</w:t>
      </w:r>
      <w:r>
        <w:rPr>
          <w:rStyle w:val="NormalTok"/>
        </w:rPr>
        <w:t xml:space="preserve">).item()] </w:t>
      </w:r>
      <w:r>
        <w:br/>
      </w:r>
      <w:r>
        <w:rPr>
          <w:rStyle w:val="NormalTok"/>
        </w:rPr>
        <w:t xml:space="preserve">        text </w:t>
      </w:r>
      <w:r>
        <w:rPr>
          <w:rStyle w:val="OperatorTok"/>
        </w:rPr>
        <w:t>+=</w:t>
      </w:r>
      <w:r>
        <w:rPr>
          <w:rStyle w:val="NormalTok"/>
        </w:rPr>
        <w:t xml:space="preserve"> next_word </w:t>
      </w:r>
      <w:r>
        <w:br/>
      </w:r>
      <w:r>
        <w:rPr>
          <w:rStyle w:val="NormalTok"/>
        </w:rPr>
        <w:t xml:space="preserve">    </w:t>
      </w:r>
      <w:r>
        <w:rPr>
          <w:rStyle w:val="ControlFlowTok"/>
        </w:rPr>
        <w:t>return</w:t>
      </w:r>
      <w:r>
        <w:rPr>
          <w:rStyle w:val="NormalTok"/>
        </w:rPr>
        <w:t xml:space="preserve"> text </w:t>
      </w:r>
      <w:r>
        <w:br/>
      </w:r>
      <w:r>
        <w:rPr>
          <w:rStyle w:val="NormalTok"/>
        </w:rPr>
        <w:t xml:space="preserve"> </w:t>
      </w:r>
      <w:r>
        <w:br/>
      </w:r>
      <w:r>
        <w:rPr>
          <w:rStyle w:val="KeywordTok"/>
        </w:rPr>
        <w:t>def</w:t>
      </w:r>
      <w:r>
        <w:rPr>
          <w:rStyle w:val="NormalTok"/>
        </w:rPr>
        <w:t xml:space="preserve"> generate_acrostic(model, sequence_length, start_words, word_to_num, num_to_word): </w:t>
      </w:r>
      <w:r>
        <w:br/>
      </w:r>
      <w:r>
        <w:rPr>
          <w:rStyle w:val="NormalTok"/>
        </w:rPr>
        <w:t xml:space="preserve">    poem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start_words: </w:t>
      </w:r>
      <w:r>
        <w:br/>
      </w:r>
      <w:r>
        <w:rPr>
          <w:rStyle w:val="NormalTok"/>
        </w:rPr>
        <w:t xml:space="preserve">        word </w:t>
      </w:r>
      <w:r>
        <w:rPr>
          <w:rStyle w:val="OperatorTok"/>
        </w:rPr>
        <w:t>=</w:t>
      </w:r>
      <w:r>
        <w:rPr>
          <w:rStyle w:val="NormalTok"/>
        </w:rPr>
        <w:t xml:space="preserve"> find_starting_word(word, word_to_num) </w:t>
      </w:r>
      <w:r>
        <w:br/>
      </w:r>
      <w:r>
        <w:rPr>
          <w:rStyle w:val="NormalTok"/>
        </w:rPr>
        <w:t xml:space="preserve">        line </w:t>
      </w:r>
      <w:r>
        <w:rPr>
          <w:rStyle w:val="OperatorTok"/>
        </w:rPr>
        <w:t>=</w:t>
      </w:r>
      <w:r>
        <w:rPr>
          <w:rStyle w:val="NormalTok"/>
        </w:rPr>
        <w:t xml:space="preserve"> generate_line(model, word, sequence_length, word_to_num, num_to_word) </w:t>
      </w:r>
      <w:r>
        <w:br/>
      </w:r>
      <w:r>
        <w:rPr>
          <w:rStyle w:val="NormalTok"/>
        </w:rPr>
        <w:t xml:space="preserve">        poem.append(line) </w:t>
      </w:r>
      <w:r>
        <w:br/>
      </w:r>
      <w:r>
        <w:rPr>
          <w:rStyle w:val="NormalTok"/>
        </w:rPr>
        <w:t xml:space="preserve">    </w:t>
      </w:r>
      <w:r>
        <w:rPr>
          <w:rStyle w:val="ControlFlowTok"/>
        </w:rPr>
        <w:t>return</w:t>
      </w:r>
      <w:r>
        <w:rPr>
          <w:rStyle w:val="NormalTok"/>
        </w:rPr>
        <w:t xml:space="preserve"> </w:t>
      </w:r>
      <w:r>
        <w:rPr>
          <w:rStyle w:val="StringTok"/>
        </w:rPr>
        <w:t>'</w:t>
      </w:r>
      <w:r>
        <w:rPr>
          <w:rStyle w:val="CharTok"/>
        </w:rPr>
        <w:t>\n</w:t>
      </w:r>
      <w:r>
        <w:rPr>
          <w:rStyle w:val="StringTok"/>
        </w:rPr>
        <w:t>'</w:t>
      </w:r>
      <w:r>
        <w:rPr>
          <w:rStyle w:val="NormalTok"/>
        </w:rPr>
        <w:t xml:space="preserve">.join(poem) </w:t>
      </w:r>
      <w:r>
        <w:br/>
      </w:r>
      <w:r>
        <w:rPr>
          <w:rStyle w:val="NormalTok"/>
        </w:rPr>
        <w:t xml:space="preserve"> </w:t>
      </w:r>
      <w:r>
        <w:br/>
      </w:r>
      <w:r>
        <w:rPr>
          <w:rStyle w:val="KeywordTok"/>
        </w:rPr>
        <w:t>def</w:t>
      </w:r>
      <w:r>
        <w:rPr>
          <w:rStyle w:val="NormalTok"/>
        </w:rPr>
        <w:t xml:space="preserve"> find_starting_word(char, word_to_num): </w:t>
      </w:r>
      <w:r>
        <w:br/>
      </w:r>
      <w:r>
        <w:rPr>
          <w:rStyle w:val="NormalTok"/>
        </w:rPr>
        <w:t xml:space="preserve">    </w:t>
      </w:r>
      <w:r>
        <w:rPr>
          <w:rStyle w:val="CommentTok"/>
        </w:rPr>
        <w:t xml:space="preserve"># </w:t>
      </w:r>
      <w:r>
        <w:rPr>
          <w:rStyle w:val="CommentTok"/>
        </w:rPr>
        <w:t>在词汇表中查找以特定字符开头的词语</w:t>
      </w:r>
      <w:r>
        <w:rPr>
          <w:rStyle w:val="CommentTok"/>
        </w:rPr>
        <w:t xml:space="preserve"> </w:t>
      </w:r>
      <w:r>
        <w:br/>
      </w:r>
      <w:r>
        <w:rPr>
          <w:rStyle w:val="NormalTok"/>
        </w:rPr>
        <w:t xml:space="preserve">    starting_words </w:t>
      </w:r>
      <w:r>
        <w:rPr>
          <w:rStyle w:val="OperatorTok"/>
        </w:rPr>
        <w:t>=</w:t>
      </w:r>
      <w:r>
        <w:rPr>
          <w:rStyle w:val="NormalTok"/>
        </w:rPr>
        <w:t xml:space="preserve"> [word </w:t>
      </w:r>
      <w:r>
        <w:rPr>
          <w:rStyle w:val="ControlFlowTok"/>
        </w:rPr>
        <w:t>for</w:t>
      </w:r>
      <w:r>
        <w:rPr>
          <w:rStyle w:val="NormalTok"/>
        </w:rPr>
        <w:t xml:space="preserve"> word </w:t>
      </w:r>
      <w:r>
        <w:rPr>
          <w:rStyle w:val="KeywordTok"/>
        </w:rPr>
        <w:t>in</w:t>
      </w:r>
      <w:r>
        <w:rPr>
          <w:rStyle w:val="NormalTok"/>
        </w:rPr>
        <w:t xml:space="preserve"> word_to_num </w:t>
      </w:r>
      <w:r>
        <w:rPr>
          <w:rStyle w:val="ControlFlowTok"/>
        </w:rPr>
        <w:t>if</w:t>
      </w:r>
      <w:r>
        <w:rPr>
          <w:rStyle w:val="NormalTok"/>
        </w:rPr>
        <w:t xml:space="preserve"> word.startswith(char)] </w:t>
      </w:r>
      <w:r>
        <w:br/>
      </w:r>
      <w:r>
        <w:rPr>
          <w:rStyle w:val="NormalTok"/>
        </w:rPr>
        <w:t xml:space="preserve">    </w:t>
      </w:r>
      <w:r>
        <w:rPr>
          <w:rStyle w:val="ControlFlowTok"/>
        </w:rPr>
        <w:t>if</w:t>
      </w:r>
      <w:r>
        <w:rPr>
          <w:rStyle w:val="NormalTok"/>
        </w:rPr>
        <w:t xml:space="preserve"> starting_words: </w:t>
      </w:r>
      <w:r>
        <w:br/>
      </w:r>
      <w:r>
        <w:rPr>
          <w:rStyle w:val="NormalTok"/>
        </w:rPr>
        <w:t xml:space="preserve">        </w:t>
      </w:r>
      <w:r>
        <w:rPr>
          <w:rStyle w:val="ControlFlowTok"/>
        </w:rPr>
        <w:t>return</w:t>
      </w:r>
      <w:r>
        <w:rPr>
          <w:rStyle w:val="NormalTok"/>
        </w:rPr>
        <w:t xml:space="preserve"> random.choice(starting_words)  </w:t>
      </w:r>
      <w:r>
        <w:rPr>
          <w:rStyle w:val="CommentTok"/>
        </w:rPr>
        <w:t xml:space="preserve"># </w:t>
      </w:r>
      <w:r>
        <w:rPr>
          <w:rStyle w:val="CommentTok"/>
        </w:rPr>
        <w:t>如果找到，随机选择一个</w:t>
      </w:r>
      <w:r>
        <w:rPr>
          <w:rStyle w:val="Comment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ControlFlowTok"/>
        </w:rPr>
        <w:t>return</w:t>
      </w:r>
      <w:r>
        <w:rPr>
          <w:rStyle w:val="NormalTok"/>
        </w:rPr>
        <w:t xml:space="preserve"> char </w:t>
      </w:r>
      <w:r>
        <w:br/>
      </w:r>
      <w:r>
        <w:rPr>
          <w:rStyle w:val="NormalTok"/>
        </w:rPr>
        <w:t xml:space="preserve"> </w:t>
      </w:r>
      <w:r>
        <w:br/>
      </w:r>
      <w:r>
        <w:rPr>
          <w:rStyle w:val="CommentTok"/>
        </w:rPr>
        <w:t># print(generate_acrostic('</w:t>
      </w:r>
      <w:r>
        <w:rPr>
          <w:rStyle w:val="CommentTok"/>
        </w:rPr>
        <w:t>新年快乐</w:t>
      </w:r>
      <w:r>
        <w:rPr>
          <w:rStyle w:val="CommentTok"/>
        </w:rPr>
        <w:t xml:space="preserve">')) </w:t>
      </w:r>
      <w:r>
        <w:br/>
      </w:r>
      <w:r>
        <w:rPr>
          <w:rStyle w:val="NormalTok"/>
        </w:rPr>
        <w:t xml:space="preserve"> </w:t>
      </w:r>
      <w:r>
        <w:br/>
      </w:r>
      <w:r>
        <w:rPr>
          <w:rStyle w:val="NormalTok"/>
        </w:rPr>
        <w:t xml:space="preserve"> </w:t>
      </w:r>
      <w:r>
        <w:br/>
      </w:r>
      <w:r>
        <w:rPr>
          <w:rStyle w:val="CommentTok"/>
        </w:rPr>
        <w:t xml:space="preserve"># </w:t>
      </w:r>
      <w:r>
        <w:rPr>
          <w:rStyle w:val="CommentTok"/>
        </w:rPr>
        <w:t>使用示例</w:t>
      </w:r>
      <w:r>
        <w:rPr>
          <w:rStyle w:val="CommentTok"/>
        </w:rPr>
        <w:t xml:space="preserve"> </w:t>
      </w:r>
      <w:r>
        <w:br/>
      </w:r>
      <w:r>
        <w:rPr>
          <w:rStyle w:val="BuiltInTok"/>
        </w:rPr>
        <w:t>print</w:t>
      </w:r>
      <w:r>
        <w:rPr>
          <w:rStyle w:val="NormalTok"/>
        </w:rPr>
        <w:t xml:space="preserve">(generate_acrostic(model, sequence_length, </w:t>
      </w:r>
      <w:r>
        <w:rPr>
          <w:rStyle w:val="StringTok"/>
        </w:rPr>
        <w:t>'</w:t>
      </w:r>
      <w:r>
        <w:rPr>
          <w:rStyle w:val="StringTok"/>
        </w:rPr>
        <w:t>新年快乐</w:t>
      </w:r>
      <w:r>
        <w:rPr>
          <w:rStyle w:val="StringTok"/>
        </w:rPr>
        <w:t>'</w:t>
      </w:r>
      <w:r>
        <w:rPr>
          <w:rStyle w:val="NormalTok"/>
        </w:rPr>
        <w:t xml:space="preserve">, word_to_num, num_to_word)) </w:t>
      </w:r>
      <w:r>
        <w:br/>
      </w:r>
      <w:r>
        <w:rPr>
          <w:rStyle w:val="NormalTok"/>
        </w:rPr>
        <w:t xml:space="preserve"> </w:t>
      </w:r>
      <w:r>
        <w:br/>
      </w:r>
      <w:r>
        <w:rPr>
          <w:rStyle w:val="CommentTok"/>
        </w:rPr>
        <w:t xml:space="preserve"># </w:t>
      </w:r>
      <w:r>
        <w:rPr>
          <w:rStyle w:val="CommentTok"/>
        </w:rPr>
        <w:t>保存模型</w:t>
      </w:r>
      <w:r>
        <w:rPr>
          <w:rStyle w:val="CommentTok"/>
        </w:rPr>
        <w:t xml:space="preserve"> </w:t>
      </w:r>
      <w:r>
        <w:br/>
      </w:r>
      <w:r>
        <w:rPr>
          <w:rStyle w:val="NormalTok"/>
        </w:rPr>
        <w:t xml:space="preserve">torch.save(model.state_dict(), </w:t>
      </w:r>
      <w:r>
        <w:rPr>
          <w:rStyle w:val="StringTok"/>
        </w:rPr>
        <w:t>'peo2/lstm_model.pth'</w:t>
      </w:r>
      <w:r>
        <w:rPr>
          <w:rStyle w:val="NormalTok"/>
        </w:rPr>
        <w:t xml:space="preserve">) </w:t>
      </w:r>
      <w:r>
        <w:br/>
      </w:r>
      <w:r>
        <w:rPr>
          <w:rStyle w:val="NormalTok"/>
        </w:rPr>
        <w:t xml:space="preserve"> </w:t>
      </w:r>
      <w:r>
        <w:br/>
      </w:r>
      <w:r>
        <w:rPr>
          <w:rStyle w:val="ImportTok"/>
        </w:rPr>
        <w:t>import</w:t>
      </w:r>
      <w:r>
        <w:rPr>
          <w:rStyle w:val="NormalTok"/>
        </w:rPr>
        <w:t xml:space="preserve"> pickle </w:t>
      </w:r>
      <w:r>
        <w:br/>
      </w:r>
      <w:r>
        <w:rPr>
          <w:rStyle w:val="ControlFlowTok"/>
        </w:rPr>
        <w:t>with</w:t>
      </w:r>
      <w:r>
        <w:rPr>
          <w:rStyle w:val="NormalTok"/>
        </w:rPr>
        <w:t xml:space="preserve"> </w:t>
      </w:r>
      <w:r>
        <w:rPr>
          <w:rStyle w:val="BuiltInTok"/>
        </w:rPr>
        <w:t>open</w:t>
      </w:r>
      <w:r>
        <w:rPr>
          <w:rStyle w:val="NormalTok"/>
        </w:rPr>
        <w:t>(</w:t>
      </w:r>
      <w:r>
        <w:rPr>
          <w:rStyle w:val="StringTok"/>
        </w:rPr>
        <w:t>'peo2/word_to_num.pkl'</w:t>
      </w:r>
      <w:r>
        <w:rPr>
          <w:rStyle w:val="NormalTok"/>
        </w:rPr>
        <w:t xml:space="preserve">, </w:t>
      </w:r>
      <w:r>
        <w:rPr>
          <w:rStyle w:val="StringTok"/>
        </w:rPr>
        <w:t>'wb'</w:t>
      </w:r>
      <w:r>
        <w:rPr>
          <w:rStyle w:val="NormalTok"/>
        </w:rPr>
        <w:t xml:space="preserve">) </w:t>
      </w:r>
      <w:r>
        <w:rPr>
          <w:rStyle w:val="ImportTok"/>
        </w:rPr>
        <w:t>as</w:t>
      </w:r>
      <w:r>
        <w:rPr>
          <w:rStyle w:val="NormalTok"/>
        </w:rPr>
        <w:t xml:space="preserve"> f: </w:t>
      </w:r>
      <w:r>
        <w:br/>
      </w:r>
      <w:r>
        <w:rPr>
          <w:rStyle w:val="NormalTok"/>
        </w:rPr>
        <w:lastRenderedPageBreak/>
        <w:t xml:space="preserve">    pickle.dump(word_to_num, f) </w:t>
      </w:r>
      <w:r>
        <w:br/>
      </w:r>
      <w:r>
        <w:rPr>
          <w:rStyle w:val="ControlFlowTok"/>
        </w:rPr>
        <w:t>with</w:t>
      </w:r>
      <w:r>
        <w:rPr>
          <w:rStyle w:val="NormalTok"/>
        </w:rPr>
        <w:t xml:space="preserve"> </w:t>
      </w:r>
      <w:r>
        <w:rPr>
          <w:rStyle w:val="BuiltInTok"/>
        </w:rPr>
        <w:t>open</w:t>
      </w:r>
      <w:r>
        <w:rPr>
          <w:rStyle w:val="NormalTok"/>
        </w:rPr>
        <w:t>(</w:t>
      </w:r>
      <w:r>
        <w:rPr>
          <w:rStyle w:val="StringTok"/>
        </w:rPr>
        <w:t>'peo2/num_to_word.pkl'</w:t>
      </w:r>
      <w:r>
        <w:rPr>
          <w:rStyle w:val="NormalTok"/>
        </w:rPr>
        <w:t xml:space="preserve">, </w:t>
      </w:r>
      <w:r>
        <w:rPr>
          <w:rStyle w:val="StringTok"/>
        </w:rPr>
        <w:t>'wb'</w:t>
      </w:r>
      <w:r>
        <w:rPr>
          <w:rStyle w:val="NormalTok"/>
        </w:rPr>
        <w:t xml:space="preserve">) </w:t>
      </w:r>
      <w:r>
        <w:rPr>
          <w:rStyle w:val="ImportTok"/>
        </w:rPr>
        <w:t>as</w:t>
      </w:r>
      <w:r>
        <w:rPr>
          <w:rStyle w:val="NormalTok"/>
        </w:rPr>
        <w:t xml:space="preserve"> f: </w:t>
      </w:r>
      <w:r>
        <w:br/>
      </w:r>
      <w:r>
        <w:rPr>
          <w:rStyle w:val="NormalTok"/>
        </w:rPr>
        <w:t xml:space="preserve">    pickle.dump(num_to_word, f)</w:t>
      </w:r>
    </w:p>
    <w:p w14:paraId="36F9BF3E" w14:textId="77777777" w:rsidR="00993750" w:rsidRDefault="00993750" w:rsidP="00570475">
      <w:pPr>
        <w:pStyle w:val="FirstParagraph"/>
      </w:pPr>
    </w:p>
    <w:bookmarkEnd w:id="57"/>
    <w:p w14:paraId="262A7814" w14:textId="77777777" w:rsidR="00993750" w:rsidRDefault="00993750" w:rsidP="007B33C4">
      <w:pPr>
        <w:pStyle w:val="3"/>
        <w:ind w:firstLine="122"/>
      </w:pPr>
      <w:r>
        <w:t>app1.py</w:t>
      </w:r>
    </w:p>
    <w:p w14:paraId="464D66D7" w14:textId="77777777" w:rsidR="00993750" w:rsidRDefault="00993750" w:rsidP="007B33C4">
      <w:pPr>
        <w:pStyle w:val="SourceCode"/>
        <w:ind w:firstLine="128"/>
      </w:pPr>
      <w:r>
        <w:rPr>
          <w:rStyle w:val="ImportTok"/>
        </w:rPr>
        <w:t>from</w:t>
      </w:r>
      <w:r>
        <w:rPr>
          <w:rStyle w:val="NormalTok"/>
        </w:rPr>
        <w:t xml:space="preserve"> flask </w:t>
      </w:r>
      <w:r>
        <w:rPr>
          <w:rStyle w:val="ImportTok"/>
        </w:rPr>
        <w:t>import</w:t>
      </w:r>
      <w:r>
        <w:rPr>
          <w:rStyle w:val="NormalTok"/>
        </w:rPr>
        <w:t xml:space="preserve"> Flask, request, render_template</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pickle</w:t>
      </w:r>
      <w:r>
        <w:br/>
      </w:r>
      <w:r>
        <w:br/>
      </w:r>
      <w:r>
        <w:rPr>
          <w:rStyle w:val="KeywordTok"/>
        </w:rPr>
        <w:t>def</w:t>
      </w:r>
      <w:r>
        <w:rPr>
          <w:rStyle w:val="NormalTok"/>
        </w:rPr>
        <w:t xml:space="preserve"> load_model():</w:t>
      </w:r>
      <w:r>
        <w:br/>
      </w:r>
      <w:r>
        <w:rPr>
          <w:rStyle w:val="NormalTok"/>
        </w:rPr>
        <w:t xml:space="preserve">    Wxh </w:t>
      </w:r>
      <w:r>
        <w:rPr>
          <w:rStyle w:val="OperatorTok"/>
        </w:rPr>
        <w:t>=</w:t>
      </w:r>
      <w:r>
        <w:rPr>
          <w:rStyle w:val="NormalTok"/>
        </w:rPr>
        <w:t xml:space="preserve"> np.load(</w:t>
      </w:r>
      <w:r>
        <w:rPr>
          <w:rStyle w:val="StringTok"/>
        </w:rPr>
        <w:t>'Wxh.npy'</w:t>
      </w:r>
      <w:r>
        <w:rPr>
          <w:rStyle w:val="NormalTok"/>
        </w:rPr>
        <w:t>)</w:t>
      </w:r>
      <w:r>
        <w:br/>
      </w:r>
      <w:r>
        <w:rPr>
          <w:rStyle w:val="NormalTok"/>
        </w:rPr>
        <w:t xml:space="preserve">    Whh </w:t>
      </w:r>
      <w:r>
        <w:rPr>
          <w:rStyle w:val="OperatorTok"/>
        </w:rPr>
        <w:t>=</w:t>
      </w:r>
      <w:r>
        <w:rPr>
          <w:rStyle w:val="NormalTok"/>
        </w:rPr>
        <w:t xml:space="preserve"> np.load(</w:t>
      </w:r>
      <w:r>
        <w:rPr>
          <w:rStyle w:val="StringTok"/>
        </w:rPr>
        <w:t>'Whh.npy'</w:t>
      </w:r>
      <w:r>
        <w:rPr>
          <w:rStyle w:val="NormalTok"/>
        </w:rPr>
        <w:t>)</w:t>
      </w:r>
      <w:r>
        <w:br/>
      </w:r>
      <w:r>
        <w:rPr>
          <w:rStyle w:val="NormalTok"/>
        </w:rPr>
        <w:t xml:space="preserve">    Why </w:t>
      </w:r>
      <w:r>
        <w:rPr>
          <w:rStyle w:val="OperatorTok"/>
        </w:rPr>
        <w:t>=</w:t>
      </w:r>
      <w:r>
        <w:rPr>
          <w:rStyle w:val="NormalTok"/>
        </w:rPr>
        <w:t xml:space="preserve"> np.load(</w:t>
      </w:r>
      <w:r>
        <w:rPr>
          <w:rStyle w:val="StringTok"/>
        </w:rPr>
        <w:t>'Why.npy'</w:t>
      </w:r>
      <w:r>
        <w:rPr>
          <w:rStyle w:val="NormalTok"/>
        </w:rPr>
        <w:t>)</w:t>
      </w:r>
      <w:r>
        <w:br/>
      </w:r>
      <w:r>
        <w:rPr>
          <w:rStyle w:val="NormalTok"/>
        </w:rPr>
        <w:t xml:space="preserve">    bh </w:t>
      </w:r>
      <w:r>
        <w:rPr>
          <w:rStyle w:val="OperatorTok"/>
        </w:rPr>
        <w:t>=</w:t>
      </w:r>
      <w:r>
        <w:rPr>
          <w:rStyle w:val="NormalTok"/>
        </w:rPr>
        <w:t xml:space="preserve"> np.load(</w:t>
      </w:r>
      <w:r>
        <w:rPr>
          <w:rStyle w:val="StringTok"/>
        </w:rPr>
        <w:t>'bh.npy'</w:t>
      </w:r>
      <w:r>
        <w:rPr>
          <w:rStyle w:val="NormalTok"/>
        </w:rPr>
        <w:t>)</w:t>
      </w:r>
      <w:r>
        <w:br/>
      </w:r>
      <w:r>
        <w:rPr>
          <w:rStyle w:val="NormalTok"/>
        </w:rPr>
        <w:t xml:space="preserve">    by </w:t>
      </w:r>
      <w:r>
        <w:rPr>
          <w:rStyle w:val="OperatorTok"/>
        </w:rPr>
        <w:t>=</w:t>
      </w:r>
      <w:r>
        <w:rPr>
          <w:rStyle w:val="NormalTok"/>
        </w:rPr>
        <w:t xml:space="preserve"> np.load(</w:t>
      </w:r>
      <w:r>
        <w:rPr>
          <w:rStyle w:val="StringTok"/>
        </w:rPr>
        <w:t>'by.npy'</w:t>
      </w:r>
      <w:r>
        <w:rPr>
          <w:rStyle w:val="NormalTok"/>
        </w:rPr>
        <w:t>)</w:t>
      </w:r>
      <w:r>
        <w:br/>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rPr>
          <w:rStyle w:val="StringTok"/>
        </w:rPr>
        <w:t>'char_to_index.pickle'</w:t>
      </w:r>
      <w:r>
        <w:rPr>
          <w:rStyle w:val="NormalTok"/>
        </w:rPr>
        <w:t xml:space="preserve">, </w:t>
      </w:r>
      <w:r>
        <w:rPr>
          <w:rStyle w:val="StringTok"/>
        </w:rPr>
        <w:t>'rb'</w:t>
      </w:r>
      <w:r>
        <w:rPr>
          <w:rStyle w:val="NormalTok"/>
        </w:rPr>
        <w:t xml:space="preserve">) </w:t>
      </w:r>
      <w:r>
        <w:rPr>
          <w:rStyle w:val="ImportTok"/>
        </w:rPr>
        <w:t>as</w:t>
      </w:r>
      <w:r>
        <w:rPr>
          <w:rStyle w:val="NormalTok"/>
        </w:rPr>
        <w:t xml:space="preserve"> handle:</w:t>
      </w:r>
      <w:r>
        <w:br/>
      </w:r>
      <w:r>
        <w:rPr>
          <w:rStyle w:val="NormalTok"/>
        </w:rPr>
        <w:t xml:space="preserve">        char_to_index </w:t>
      </w:r>
      <w:r>
        <w:rPr>
          <w:rStyle w:val="OperatorTok"/>
        </w:rPr>
        <w:t>=</w:t>
      </w:r>
      <w:r>
        <w:rPr>
          <w:rStyle w:val="NormalTok"/>
        </w:rPr>
        <w:t xml:space="preserve"> pickle.load(handle)</w:t>
      </w:r>
      <w:r>
        <w:br/>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rPr>
          <w:rStyle w:val="StringTok"/>
        </w:rPr>
        <w:t>'index_to_char.pickle'</w:t>
      </w:r>
      <w:r>
        <w:rPr>
          <w:rStyle w:val="NormalTok"/>
        </w:rPr>
        <w:t xml:space="preserve">, </w:t>
      </w:r>
      <w:r>
        <w:rPr>
          <w:rStyle w:val="StringTok"/>
        </w:rPr>
        <w:t>'rb'</w:t>
      </w:r>
      <w:r>
        <w:rPr>
          <w:rStyle w:val="NormalTok"/>
        </w:rPr>
        <w:t xml:space="preserve">) </w:t>
      </w:r>
      <w:r>
        <w:rPr>
          <w:rStyle w:val="ImportTok"/>
        </w:rPr>
        <w:t>as</w:t>
      </w:r>
      <w:r>
        <w:rPr>
          <w:rStyle w:val="NormalTok"/>
        </w:rPr>
        <w:t xml:space="preserve"> handle:</w:t>
      </w:r>
      <w:r>
        <w:br/>
      </w:r>
      <w:r>
        <w:rPr>
          <w:rStyle w:val="NormalTok"/>
        </w:rPr>
        <w:t xml:space="preserve">        index_to_char </w:t>
      </w:r>
      <w:r>
        <w:rPr>
          <w:rStyle w:val="OperatorTok"/>
        </w:rPr>
        <w:t>=</w:t>
      </w:r>
      <w:r>
        <w:rPr>
          <w:rStyle w:val="NormalTok"/>
        </w:rPr>
        <w:t xml:space="preserve"> pickle.load(handle)</w:t>
      </w:r>
      <w:r>
        <w:br/>
      </w:r>
      <w:r>
        <w:br/>
      </w:r>
      <w:r>
        <w:rPr>
          <w:rStyle w:val="NormalTok"/>
        </w:rPr>
        <w:t xml:space="preserve">    </w:t>
      </w:r>
      <w:r>
        <w:rPr>
          <w:rStyle w:val="ControlFlowTok"/>
        </w:rPr>
        <w:t>return</w:t>
      </w:r>
      <w:r>
        <w:rPr>
          <w:rStyle w:val="NormalTok"/>
        </w:rPr>
        <w:t xml:space="preserve"> Wxh, Whh, Why, bh, by, char_to_index, index_to_char</w:t>
      </w:r>
      <w:r>
        <w:br/>
      </w:r>
      <w:r>
        <w:br/>
      </w:r>
      <w:r>
        <w:rPr>
          <w:rStyle w:val="KeywordTok"/>
        </w:rPr>
        <w:t>def</w:t>
      </w:r>
      <w:r>
        <w:rPr>
          <w:rStyle w:val="NormalTok"/>
        </w:rPr>
        <w:t xml:space="preserve"> generate_line(Wxh, Whh, Why, bh, by, char_to_index, index_to_char, start_char, length</w:t>
      </w:r>
      <w:r>
        <w:rPr>
          <w:rStyle w:val="OperatorTok"/>
        </w:rPr>
        <w:t>=</w:t>
      </w:r>
      <w:r>
        <w:rPr>
          <w:rStyle w:val="DecValTok"/>
        </w:rPr>
        <w:t>5</w:t>
      </w:r>
      <w:r>
        <w:rPr>
          <w:rStyle w:val="NormalTok"/>
        </w:rPr>
        <w:t>):</w:t>
      </w:r>
      <w:r>
        <w:br/>
      </w:r>
      <w:r>
        <w:rPr>
          <w:rStyle w:val="NormalTok"/>
        </w:rPr>
        <w:t xml:space="preserve">    input_size, hidden_size </w:t>
      </w:r>
      <w:r>
        <w:rPr>
          <w:rStyle w:val="OperatorTok"/>
        </w:rPr>
        <w:t>=</w:t>
      </w:r>
      <w:r>
        <w:rPr>
          <w:rStyle w:val="NormalTok"/>
        </w:rPr>
        <w:t xml:space="preserve"> Wxh.shape[</w:t>
      </w:r>
      <w:r>
        <w:rPr>
          <w:rStyle w:val="DecValTok"/>
        </w:rPr>
        <w:t>1</w:t>
      </w:r>
      <w:r>
        <w:rPr>
          <w:rStyle w:val="NormalTok"/>
        </w:rPr>
        <w:t>], Wxh.shape[</w:t>
      </w:r>
      <w:r>
        <w:rPr>
          <w:rStyle w:val="DecValTok"/>
        </w:rPr>
        <w:t>0</w:t>
      </w:r>
      <w:r>
        <w:rPr>
          <w:rStyle w:val="NormalTok"/>
        </w:rPr>
        <w:t>]</w:t>
      </w:r>
      <w:r>
        <w:br/>
      </w:r>
      <w:r>
        <w:br/>
      </w:r>
      <w:r>
        <w:rPr>
          <w:rStyle w:val="NormalTok"/>
        </w:rPr>
        <w:t xml:space="preserve">    </w:t>
      </w:r>
      <w:r>
        <w:rPr>
          <w:rStyle w:val="ControlFlowTok"/>
        </w:rPr>
        <w:t>if</w:t>
      </w:r>
      <w:r>
        <w:rPr>
          <w:rStyle w:val="NormalTok"/>
        </w:rPr>
        <w:t xml:space="preserve"> start_char </w:t>
      </w:r>
      <w:r>
        <w:rPr>
          <w:rStyle w:val="KeywordTok"/>
        </w:rPr>
        <w:t>not</w:t>
      </w:r>
      <w:r>
        <w:rPr>
          <w:rStyle w:val="NormalTok"/>
        </w:rPr>
        <w:t xml:space="preserve"> </w:t>
      </w:r>
      <w:r>
        <w:rPr>
          <w:rStyle w:val="KeywordTok"/>
        </w:rPr>
        <w:t>in</w:t>
      </w:r>
      <w:r>
        <w:rPr>
          <w:rStyle w:val="NormalTok"/>
        </w:rPr>
        <w:t xml:space="preserve"> char_to_index:</w:t>
      </w:r>
      <w:r>
        <w:br/>
      </w:r>
      <w:r>
        <w:rPr>
          <w:rStyle w:val="NormalTok"/>
        </w:rPr>
        <w:t xml:space="preserve">        random_char </w:t>
      </w:r>
      <w:r>
        <w:rPr>
          <w:rStyle w:val="OperatorTok"/>
        </w:rPr>
        <w:t>=</w:t>
      </w:r>
      <w:r>
        <w:rPr>
          <w:rStyle w:val="NormalTok"/>
        </w:rPr>
        <w:t xml:space="preserve"> np.random.choice(</w:t>
      </w:r>
      <w:r>
        <w:rPr>
          <w:rStyle w:val="BuiltInTok"/>
        </w:rPr>
        <w:t>list</w:t>
      </w:r>
      <w:r>
        <w:rPr>
          <w:rStyle w:val="NormalTok"/>
        </w:rPr>
        <w:t>(char_to_index.keys()))</w:t>
      </w:r>
      <w:r>
        <w:br/>
      </w:r>
      <w:r>
        <w:rPr>
          <w:rStyle w:val="NormalTok"/>
        </w:rPr>
        <w:t xml:space="preserve">        start_index </w:t>
      </w:r>
      <w:r>
        <w:rPr>
          <w:rStyle w:val="OperatorTok"/>
        </w:rPr>
        <w:t>=</w:t>
      </w:r>
      <w:r>
        <w:rPr>
          <w:rStyle w:val="NormalTok"/>
        </w:rPr>
        <w:t xml:space="preserve"> char_to_index[random_char]</w:t>
      </w:r>
      <w:r>
        <w:br/>
      </w:r>
      <w:r>
        <w:rPr>
          <w:rStyle w:val="NormalTok"/>
        </w:rPr>
        <w:t xml:space="preserve">    </w:t>
      </w:r>
      <w:r>
        <w:rPr>
          <w:rStyle w:val="ControlFlowTok"/>
        </w:rPr>
        <w:t>else</w:t>
      </w:r>
      <w:r>
        <w:rPr>
          <w:rStyle w:val="NormalTok"/>
        </w:rPr>
        <w:t>:</w:t>
      </w:r>
      <w:r>
        <w:br/>
      </w:r>
      <w:r>
        <w:rPr>
          <w:rStyle w:val="NormalTok"/>
        </w:rPr>
        <w:t xml:space="preserve">        start_index </w:t>
      </w:r>
      <w:r>
        <w:rPr>
          <w:rStyle w:val="OperatorTok"/>
        </w:rPr>
        <w:t>=</w:t>
      </w:r>
      <w:r>
        <w:rPr>
          <w:rStyle w:val="NormalTok"/>
        </w:rPr>
        <w:t xml:space="preserve"> char_to_index[start_char]</w:t>
      </w:r>
      <w:r>
        <w:br/>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w:t>
      </w:r>
      <w:r>
        <w:br/>
      </w:r>
      <w:r>
        <w:rPr>
          <w:rStyle w:val="NormalTok"/>
        </w:rPr>
        <w:t xml:space="preserve">    x[start_index] </w:t>
      </w:r>
      <w:r>
        <w:rPr>
          <w:rStyle w:val="OperatorTok"/>
        </w:rPr>
        <w:t>=</w:t>
      </w:r>
      <w:r>
        <w:rPr>
          <w:rStyle w:val="NormalTok"/>
        </w:rPr>
        <w:t xml:space="preserve"> </w:t>
      </w:r>
      <w:r>
        <w:rPr>
          <w:rStyle w:val="DecValTok"/>
        </w:rPr>
        <w:t>1</w:t>
      </w:r>
      <w:r>
        <w:br/>
      </w:r>
      <w:r>
        <w:rPr>
          <w:rStyle w:val="NormalTok"/>
        </w:rPr>
        <w:t xml:space="preserve">    h </w:t>
      </w:r>
      <w:r>
        <w:rPr>
          <w:rStyle w:val="OperatorTok"/>
        </w:rPr>
        <w:t>=</w:t>
      </w:r>
      <w:r>
        <w:rPr>
          <w:rStyle w:val="NormalTok"/>
        </w:rPr>
        <w:t xml:space="preserve"> np.zeros((hidden_size, </w:t>
      </w:r>
      <w:r>
        <w:rPr>
          <w:rStyle w:val="DecValTok"/>
        </w:rPr>
        <w:t>1</w:t>
      </w:r>
      <w:r>
        <w:rPr>
          <w:rStyle w:val="NormalTok"/>
        </w:rPr>
        <w:t>))</w:t>
      </w:r>
      <w:r>
        <w:br/>
      </w:r>
      <w:r>
        <w:rPr>
          <w:rStyle w:val="NormalTok"/>
        </w:rPr>
        <w:t xml:space="preserve">    indices </w:t>
      </w:r>
      <w:r>
        <w:rPr>
          <w:rStyle w:val="OperatorTok"/>
        </w:rPr>
        <w:t>=</w:t>
      </w:r>
      <w:r>
        <w:rPr>
          <w:rStyle w:val="NormalTok"/>
        </w:rPr>
        <w:t xml:space="preserve"> [start_index]  </w:t>
      </w:r>
      <w:r>
        <w:br/>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np.tanh(np.dot(Wxh, x) </w:t>
      </w:r>
      <w:r>
        <w:rPr>
          <w:rStyle w:val="OperatorTok"/>
        </w:rPr>
        <w:t>+</w:t>
      </w:r>
      <w:r>
        <w:rPr>
          <w:rStyle w:val="NormalTok"/>
        </w:rPr>
        <w:t xml:space="preserve"> np.dot(Whh, h) </w:t>
      </w:r>
      <w:r>
        <w:rPr>
          <w:rStyle w:val="OperatorTok"/>
        </w:rPr>
        <w:t>+</w:t>
      </w:r>
      <w:r>
        <w:rPr>
          <w:rStyle w:val="NormalTok"/>
        </w:rPr>
        <w:t xml:space="preserve"> bh)</w:t>
      </w:r>
      <w:r>
        <w:br/>
      </w:r>
      <w:r>
        <w:rPr>
          <w:rStyle w:val="NormalTok"/>
        </w:rPr>
        <w:t xml:space="preserve">        y_hat </w:t>
      </w:r>
      <w:r>
        <w:rPr>
          <w:rStyle w:val="OperatorTok"/>
        </w:rPr>
        <w:t>=</w:t>
      </w:r>
      <w:r>
        <w:rPr>
          <w:rStyle w:val="NormalTok"/>
        </w:rPr>
        <w:t xml:space="preserve"> np.dot(Why, h) </w:t>
      </w:r>
      <w:r>
        <w:rPr>
          <w:rStyle w:val="OperatorTok"/>
        </w:rPr>
        <w:t>+</w:t>
      </w:r>
      <w:r>
        <w:rPr>
          <w:rStyle w:val="NormalTok"/>
        </w:rPr>
        <w:t xml:space="preserve"> by</w:t>
      </w:r>
      <w:r>
        <w:br/>
      </w:r>
      <w:r>
        <w:rPr>
          <w:rStyle w:val="NormalTok"/>
        </w:rPr>
        <w:t xml:space="preserve">        prob </w:t>
      </w:r>
      <w:r>
        <w:rPr>
          <w:rStyle w:val="OperatorTok"/>
        </w:rPr>
        <w:t>=</w:t>
      </w:r>
      <w:r>
        <w:rPr>
          <w:rStyle w:val="NormalTok"/>
        </w:rPr>
        <w:t xml:space="preserve"> np.exp(y_hat) </w:t>
      </w:r>
      <w:r>
        <w:rPr>
          <w:rStyle w:val="OperatorTok"/>
        </w:rPr>
        <w:t>/</w:t>
      </w:r>
      <w:r>
        <w:rPr>
          <w:rStyle w:val="NormalTok"/>
        </w:rPr>
        <w:t xml:space="preserve"> np.</w:t>
      </w:r>
      <w:r>
        <w:rPr>
          <w:rStyle w:val="BuiltInTok"/>
        </w:rPr>
        <w:t>sum</w:t>
      </w:r>
      <w:r>
        <w:rPr>
          <w:rStyle w:val="NormalTok"/>
        </w:rPr>
        <w:t>(np.exp(y_hat))</w:t>
      </w:r>
      <w:r>
        <w:br/>
      </w:r>
      <w:r>
        <w:rPr>
          <w:rStyle w:val="NormalTok"/>
        </w:rPr>
        <w:lastRenderedPageBreak/>
        <w:t xml:space="preserve">        next_char_index </w:t>
      </w:r>
      <w:r>
        <w:rPr>
          <w:rStyle w:val="OperatorTok"/>
        </w:rPr>
        <w:t>=</w:t>
      </w:r>
      <w:r>
        <w:rPr>
          <w:rStyle w:val="NormalTok"/>
        </w:rPr>
        <w:t xml:space="preserve"> np.random.choice(</w:t>
      </w:r>
      <w:r>
        <w:rPr>
          <w:rStyle w:val="BuiltInTok"/>
        </w:rPr>
        <w:t>range</w:t>
      </w:r>
      <w:r>
        <w:rPr>
          <w:rStyle w:val="NormalTok"/>
        </w:rPr>
        <w:t>(</w:t>
      </w:r>
      <w:r>
        <w:rPr>
          <w:rStyle w:val="BuiltInTok"/>
        </w:rPr>
        <w:t>len</w:t>
      </w:r>
      <w:r>
        <w:rPr>
          <w:rStyle w:val="NormalTok"/>
        </w:rPr>
        <w:t>(char_to_index)), p</w:t>
      </w:r>
      <w:r>
        <w:rPr>
          <w:rStyle w:val="OperatorTok"/>
        </w:rPr>
        <w:t>=</w:t>
      </w:r>
      <w:r>
        <w:rPr>
          <w:rStyle w:val="NormalTok"/>
        </w:rPr>
        <w:t>prob.ravel())</w:t>
      </w:r>
      <w:r>
        <w:br/>
      </w:r>
      <w:r>
        <w:rPr>
          <w:rStyle w:val="NormalTok"/>
        </w:rPr>
        <w:t xml:space="preserve">        indices.append(next_char_index)</w:t>
      </w:r>
      <w:r>
        <w:br/>
      </w:r>
      <w:r>
        <w:rPr>
          <w:rStyle w:val="NormalTok"/>
        </w:rPr>
        <w:t xml:space="preserve">        x </w:t>
      </w:r>
      <w:r>
        <w:rPr>
          <w:rStyle w:val="OperatorTok"/>
        </w:rPr>
        <w:t>=</w:t>
      </w:r>
      <w:r>
        <w:rPr>
          <w:rStyle w:val="NormalTok"/>
        </w:rPr>
        <w:t xml:space="preserve"> np.zeros((input_size, </w:t>
      </w:r>
      <w:r>
        <w:rPr>
          <w:rStyle w:val="DecValTok"/>
        </w:rPr>
        <w:t>1</w:t>
      </w:r>
      <w:r>
        <w:rPr>
          <w:rStyle w:val="NormalTok"/>
        </w:rPr>
        <w:t>))</w:t>
      </w:r>
      <w:r>
        <w:br/>
      </w:r>
      <w:r>
        <w:rPr>
          <w:rStyle w:val="NormalTok"/>
        </w:rPr>
        <w:t xml:space="preserve">        x[next_char_index] </w:t>
      </w:r>
      <w:r>
        <w:rPr>
          <w:rStyle w:val="OperatorTok"/>
        </w:rPr>
        <w:t>=</w:t>
      </w:r>
      <w:r>
        <w:rPr>
          <w:rStyle w:val="NormalTok"/>
        </w:rPr>
        <w:t xml:space="preserve"> </w:t>
      </w:r>
      <w:r>
        <w:rPr>
          <w:rStyle w:val="DecValTok"/>
        </w:rPr>
        <w:t>1</w:t>
      </w:r>
      <w:r>
        <w:br/>
      </w:r>
      <w:r>
        <w:br/>
      </w:r>
      <w:r>
        <w:rPr>
          <w:rStyle w:val="NormalTok"/>
        </w:rPr>
        <w:t xml:space="preserve">    generated_poem </w:t>
      </w:r>
      <w:r>
        <w:rPr>
          <w:rStyle w:val="OperatorTok"/>
        </w:rPr>
        <w:t>=</w:t>
      </w:r>
      <w:r>
        <w:rPr>
          <w:rStyle w:val="NormalTok"/>
        </w:rPr>
        <w:t xml:space="preserve"> </w:t>
      </w:r>
      <w:r>
        <w:rPr>
          <w:rStyle w:val="StringTok"/>
        </w:rPr>
        <w:t>""</w:t>
      </w:r>
      <w:r>
        <w:rPr>
          <w:rStyle w:val="NormalTok"/>
        </w:rPr>
        <w:t xml:space="preserve">.join(index_to_char[i] </w:t>
      </w:r>
      <w:r>
        <w:rPr>
          <w:rStyle w:val="ControlFlowTok"/>
        </w:rPr>
        <w:t>for</w:t>
      </w:r>
      <w:r>
        <w:rPr>
          <w:rStyle w:val="NormalTok"/>
        </w:rPr>
        <w:t xml:space="preserve"> i </w:t>
      </w:r>
      <w:r>
        <w:rPr>
          <w:rStyle w:val="KeywordTok"/>
        </w:rPr>
        <w:t>in</w:t>
      </w:r>
      <w:r>
        <w:rPr>
          <w:rStyle w:val="NormalTok"/>
        </w:rPr>
        <w:t xml:space="preserve"> indices)</w:t>
      </w:r>
      <w:r>
        <w:br/>
      </w:r>
      <w:r>
        <w:rPr>
          <w:rStyle w:val="NormalTok"/>
        </w:rPr>
        <w:t xml:space="preserve">    </w:t>
      </w:r>
      <w:r>
        <w:rPr>
          <w:rStyle w:val="ControlFlowTok"/>
        </w:rPr>
        <w:t>return</w:t>
      </w:r>
      <w:r>
        <w:rPr>
          <w:rStyle w:val="NormalTok"/>
        </w:rPr>
        <w:t xml:space="preserve"> generated_poem</w:t>
      </w:r>
      <w:r>
        <w:br/>
      </w:r>
      <w:r>
        <w:rPr>
          <w:rStyle w:val="NormalTok"/>
        </w:rPr>
        <w:t xml:space="preserve">app </w:t>
      </w:r>
      <w:r>
        <w:rPr>
          <w:rStyle w:val="OperatorTok"/>
        </w:rPr>
        <w:t>=</w:t>
      </w:r>
      <w:r>
        <w:rPr>
          <w:rStyle w:val="NormalTok"/>
        </w:rPr>
        <w:t xml:space="preserve"> Flask(</w:t>
      </w:r>
      <w:r>
        <w:rPr>
          <w:rStyle w:val="VariableTok"/>
        </w:rPr>
        <w:t>__name__</w:t>
      </w:r>
      <w:r>
        <w:rPr>
          <w:rStyle w:val="NormalTok"/>
        </w:rPr>
        <w:t>)</w:t>
      </w:r>
      <w:r>
        <w:br/>
      </w:r>
      <w:r>
        <w:br/>
      </w:r>
      <w:r>
        <w:rPr>
          <w:rStyle w:val="AttributeTok"/>
        </w:rPr>
        <w:t>@app.route</w:t>
      </w:r>
      <w:r>
        <w:rPr>
          <w:rStyle w:val="NormalTok"/>
        </w:rPr>
        <w:t>(</w:t>
      </w:r>
      <w:r>
        <w:rPr>
          <w:rStyle w:val="StringTok"/>
        </w:rPr>
        <w:t>'/'</w:t>
      </w:r>
      <w:r>
        <w:rPr>
          <w:rStyle w:val="NormalTok"/>
        </w:rPr>
        <w:t>, methods</w:t>
      </w:r>
      <w:r>
        <w:rPr>
          <w:rStyle w:val="OperatorTok"/>
        </w:rPr>
        <w:t>=</w:t>
      </w:r>
      <w:r>
        <w:rPr>
          <w:rStyle w:val="NormalTok"/>
        </w:rPr>
        <w:t>[</w:t>
      </w:r>
      <w:r>
        <w:rPr>
          <w:rStyle w:val="StringTok"/>
        </w:rPr>
        <w:t>'GET'</w:t>
      </w:r>
      <w:r>
        <w:rPr>
          <w:rStyle w:val="NormalTok"/>
        </w:rPr>
        <w:t xml:space="preserve">, </w:t>
      </w:r>
      <w:r>
        <w:rPr>
          <w:rStyle w:val="StringTok"/>
        </w:rPr>
        <w:t>'POST'</w:t>
      </w:r>
      <w:r>
        <w:rPr>
          <w:rStyle w:val="NormalTok"/>
        </w:rPr>
        <w:t>])</w:t>
      </w:r>
      <w:r>
        <w:br/>
      </w:r>
      <w:r>
        <w:rPr>
          <w:rStyle w:val="KeywordTok"/>
        </w:rPr>
        <w:t>def</w:t>
      </w:r>
      <w:r>
        <w:rPr>
          <w:rStyle w:val="NormalTok"/>
        </w:rPr>
        <w:t xml:space="preserve"> index():</w:t>
      </w:r>
      <w:r>
        <w:br/>
      </w:r>
      <w:r>
        <w:rPr>
          <w:rStyle w:val="NormalTok"/>
        </w:rPr>
        <w:t xml:space="preserve">    poem </w:t>
      </w:r>
      <w:r>
        <w:rPr>
          <w:rStyle w:val="OperatorTok"/>
        </w:rPr>
        <w: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request.method </w:t>
      </w:r>
      <w:r>
        <w:rPr>
          <w:rStyle w:val="OperatorTok"/>
        </w:rPr>
        <w:t>==</w:t>
      </w:r>
      <w:r>
        <w:rPr>
          <w:rStyle w:val="NormalTok"/>
        </w:rPr>
        <w:t xml:space="preserve"> </w:t>
      </w:r>
      <w:r>
        <w:rPr>
          <w:rStyle w:val="StringTok"/>
        </w:rPr>
        <w:t>'POST'</w:t>
      </w:r>
      <w:r>
        <w:rPr>
          <w:rStyle w:val="NormalTok"/>
        </w:rPr>
        <w:t>:</w:t>
      </w:r>
      <w:r>
        <w:br/>
      </w:r>
      <w:r>
        <w:rPr>
          <w:rStyle w:val="NormalTok"/>
        </w:rPr>
        <w:t xml:space="preserve">        input_chars </w:t>
      </w:r>
      <w:r>
        <w:rPr>
          <w:rStyle w:val="OperatorTok"/>
        </w:rPr>
        <w:t>=</w:t>
      </w:r>
      <w:r>
        <w:rPr>
          <w:rStyle w:val="NormalTok"/>
        </w:rPr>
        <w:t xml:space="preserve"> request.form[</w:t>
      </w:r>
      <w:r>
        <w:rPr>
          <w:rStyle w:val="StringTok"/>
        </w:rPr>
        <w:t>'input_chars'</w:t>
      </w:r>
      <w:r>
        <w:rPr>
          <w:rStyle w:val="NormalTok"/>
        </w:rPr>
        <w:t>].split(</w:t>
      </w:r>
      <w:r>
        <w:rPr>
          <w:rStyle w:val="StringTok"/>
        </w:rPr>
        <w:t>' '</w:t>
      </w:r>
      <w:r>
        <w:rPr>
          <w:rStyle w:val="NormalTok"/>
        </w:rPr>
        <w:t>)</w:t>
      </w:r>
      <w:r>
        <w:br/>
      </w:r>
      <w:r>
        <w:rPr>
          <w:rStyle w:val="NormalTok"/>
        </w:rPr>
        <w:t xml:space="preserve">        Wxh, Whh, Why, bh, by, char_to_index, index_to_char </w:t>
      </w:r>
      <w:r>
        <w:rPr>
          <w:rStyle w:val="OperatorTok"/>
        </w:rPr>
        <w:t>=</w:t>
      </w:r>
      <w:r>
        <w:rPr>
          <w:rStyle w:val="NormalTok"/>
        </w:rPr>
        <w:t xml:space="preserve"> load_model()</w:t>
      </w:r>
      <w:r>
        <w:br/>
      </w:r>
      <w:r>
        <w:rPr>
          <w:rStyle w:val="NormalTok"/>
        </w:rPr>
        <w:t xml:space="preserve">        </w:t>
      </w:r>
      <w:r>
        <w:rPr>
          <w:rStyle w:val="ControlFlowTok"/>
        </w:rPr>
        <w:t>for</w:t>
      </w:r>
      <w:r>
        <w:rPr>
          <w:rStyle w:val="NormalTok"/>
        </w:rPr>
        <w:t xml:space="preserve"> char </w:t>
      </w:r>
      <w:r>
        <w:rPr>
          <w:rStyle w:val="KeywordTok"/>
        </w:rPr>
        <w:t>in</w:t>
      </w:r>
      <w:r>
        <w:rPr>
          <w:rStyle w:val="NormalTok"/>
        </w:rPr>
        <w:t xml:space="preserve"> input_chars:</w:t>
      </w:r>
      <w:r>
        <w:br/>
      </w:r>
      <w:r>
        <w:rPr>
          <w:rStyle w:val="NormalTok"/>
        </w:rPr>
        <w:t xml:space="preserve">            generated_line </w:t>
      </w:r>
      <w:r>
        <w:rPr>
          <w:rStyle w:val="OperatorTok"/>
        </w:rPr>
        <w:t>=</w:t>
      </w:r>
      <w:r>
        <w:rPr>
          <w:rStyle w:val="NormalTok"/>
        </w:rPr>
        <w:t xml:space="preserve"> generate_line(Wxh, Whh, Why, bh, by, char_to_index, index_to_char, char, length</w:t>
      </w:r>
      <w:r>
        <w:rPr>
          <w:rStyle w:val="OperatorTok"/>
        </w:rPr>
        <w:t>=</w:t>
      </w:r>
      <w:r>
        <w:rPr>
          <w:rStyle w:val="DecValTok"/>
        </w:rPr>
        <w:t>5</w:t>
      </w:r>
      <w:r>
        <w:rPr>
          <w:rStyle w:val="NormalTok"/>
        </w:rPr>
        <w:t>)</w:t>
      </w:r>
      <w:r>
        <w:br/>
      </w:r>
      <w:r>
        <w:rPr>
          <w:rStyle w:val="NormalTok"/>
        </w:rPr>
        <w:t xml:space="preserve">            poem </w:t>
      </w:r>
      <w:r>
        <w:rPr>
          <w:rStyle w:val="OperatorTok"/>
        </w:rPr>
        <w:t>+=</w:t>
      </w:r>
      <w:r>
        <w:rPr>
          <w:rStyle w:val="NormalTok"/>
        </w:rPr>
        <w:t xml:space="preserve"> generated_line </w:t>
      </w:r>
      <w:r>
        <w:rPr>
          <w:rStyle w:val="OperatorTok"/>
        </w:rPr>
        <w:t>+</w:t>
      </w:r>
      <w:r>
        <w:rPr>
          <w:rStyle w:val="NormalTok"/>
        </w:rPr>
        <w:t xml:space="preserve"> </w:t>
      </w:r>
      <w:r>
        <w:rPr>
          <w:rStyle w:val="StringTok"/>
        </w:rPr>
        <w:t>"</w:t>
      </w:r>
      <w:r>
        <w:rPr>
          <w:rStyle w:val="CharTok"/>
        </w:rPr>
        <w:t>\n</w:t>
      </w:r>
      <w:r>
        <w:rPr>
          <w:rStyle w:val="StringTok"/>
        </w:rPr>
        <w:t>"</w:t>
      </w:r>
      <w:r>
        <w:br/>
      </w:r>
      <w:r>
        <w:rPr>
          <w:rStyle w:val="NormalTok"/>
        </w:rPr>
        <w:t xml:space="preserve">    </w:t>
      </w:r>
      <w:r>
        <w:rPr>
          <w:rStyle w:val="ControlFlowTok"/>
        </w:rPr>
        <w:t>return</w:t>
      </w:r>
      <w:r>
        <w:rPr>
          <w:rStyle w:val="NormalTok"/>
        </w:rPr>
        <w:t xml:space="preserve"> render_template(</w:t>
      </w:r>
      <w:r>
        <w:rPr>
          <w:rStyle w:val="StringTok"/>
        </w:rPr>
        <w:t>'index.html'</w:t>
      </w:r>
      <w:r>
        <w:rPr>
          <w:rStyle w:val="NormalTok"/>
        </w:rPr>
        <w:t>, poem</w:t>
      </w:r>
      <w:r>
        <w:rPr>
          <w:rStyle w:val="OperatorTok"/>
        </w:rPr>
        <w:t>=</w:t>
      </w:r>
      <w:r>
        <w:rPr>
          <w:rStyle w:val="NormalTok"/>
        </w:rPr>
        <w:t>poem)</w:t>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 xml:space="preserve">    app.run(debug</w:t>
      </w:r>
      <w:r>
        <w:rPr>
          <w:rStyle w:val="OperatorTok"/>
        </w:rPr>
        <w:t>=</w:t>
      </w:r>
      <w:r>
        <w:rPr>
          <w:rStyle w:val="VariableTok"/>
        </w:rPr>
        <w:t>True</w:t>
      </w:r>
      <w:r>
        <w:rPr>
          <w:rStyle w:val="NormalTok"/>
        </w:rPr>
        <w:t>)</w:t>
      </w:r>
    </w:p>
    <w:p w14:paraId="226F1C33" w14:textId="77777777" w:rsidR="00993750" w:rsidRDefault="00993750" w:rsidP="007B33C4">
      <w:pPr>
        <w:pStyle w:val="3"/>
        <w:ind w:firstLine="122"/>
      </w:pPr>
      <w:r>
        <w:t>index1.html</w:t>
      </w:r>
    </w:p>
    <w:p w14:paraId="1B999F0E" w14:textId="77777777" w:rsidR="00993750" w:rsidRDefault="00993750" w:rsidP="007B33C4">
      <w:pPr>
        <w:pStyle w:val="SourceCode"/>
        <w:ind w:firstLine="128"/>
      </w:pPr>
      <w:r>
        <w:rPr>
          <w:rStyle w:val="DataTypeTok"/>
        </w:rPr>
        <w:t xml:space="preserve">&lt;!DOCTYPE </w:t>
      </w:r>
      <w:r>
        <w:rPr>
          <w:rStyle w:val="NormalTok"/>
        </w:rPr>
        <w:t>html</w:t>
      </w:r>
      <w:r>
        <w:rPr>
          <w:rStyle w:val="DataTypeTok"/>
        </w:rPr>
        <w:t>&gt;</w:t>
      </w:r>
      <w:r>
        <w:br/>
      </w:r>
      <w:r>
        <w:rPr>
          <w:rStyle w:val="KeywordTok"/>
        </w:rPr>
        <w:t>&lt;html</w:t>
      </w:r>
      <w:r>
        <w:rPr>
          <w:rStyle w:val="NormalTok"/>
        </w:rPr>
        <w:t xml:space="preserve"> </w:t>
      </w:r>
      <w:r>
        <w:rPr>
          <w:rStyle w:val="ErrorTok"/>
        </w:rPr>
        <w:t>lang</w:t>
      </w:r>
      <w:r>
        <w:rPr>
          <w:rStyle w:val="OtherTok"/>
        </w:rPr>
        <w:t>=</w:t>
      </w:r>
      <w:r>
        <w:rPr>
          <w:rStyle w:val="StringTok"/>
        </w:rPr>
        <w:t>"en"</w:t>
      </w:r>
      <w:r>
        <w:rPr>
          <w:rStyle w:val="KeywordTok"/>
        </w:rPr>
        <w:t>&gt;</w:t>
      </w:r>
      <w:r>
        <w:br/>
      </w:r>
      <w:r>
        <w:rPr>
          <w:rStyle w:val="KeywordTok"/>
        </w:rPr>
        <w:t>&lt;head&gt;</w:t>
      </w:r>
      <w:r>
        <w:br/>
      </w:r>
      <w:r>
        <w:rPr>
          <w:rStyle w:val="NormalTok"/>
        </w:rPr>
        <w:t xml:space="preserve">    </w:t>
      </w:r>
      <w:r>
        <w:rPr>
          <w:rStyle w:val="KeywordTok"/>
        </w:rPr>
        <w:t>&lt;meta</w:t>
      </w:r>
      <w:r>
        <w:rPr>
          <w:rStyle w:val="NormalTok"/>
        </w:rPr>
        <w:t xml:space="preserve"> </w:t>
      </w:r>
      <w:r>
        <w:rPr>
          <w:rStyle w:val="ErrorTok"/>
        </w:rPr>
        <w:t>charset</w:t>
      </w:r>
      <w:r>
        <w:rPr>
          <w:rStyle w:val="OtherTok"/>
        </w:rPr>
        <w:t>=</w:t>
      </w:r>
      <w:r>
        <w:rPr>
          <w:rStyle w:val="StringTok"/>
        </w:rPr>
        <w:t>"UTF-8"</w:t>
      </w:r>
      <w:r>
        <w:rPr>
          <w:rStyle w:val="KeywordTok"/>
        </w:rPr>
        <w:t>&gt;</w:t>
      </w:r>
      <w:r>
        <w:br/>
      </w:r>
      <w:r>
        <w:rPr>
          <w:rStyle w:val="NormalTok"/>
        </w:rPr>
        <w:t xml:space="preserve">    </w:t>
      </w:r>
      <w:r>
        <w:rPr>
          <w:rStyle w:val="KeywordTok"/>
        </w:rPr>
        <w:t>&lt;title&gt;</w:t>
      </w:r>
      <w:r>
        <w:rPr>
          <w:rStyle w:val="NormalTok"/>
        </w:rPr>
        <w:t>藏头诗生成器</w:t>
      </w:r>
      <w:r>
        <w:rPr>
          <w:rStyle w:val="KeywordTok"/>
        </w:rPr>
        <w:t>&lt;/title&gt;</w:t>
      </w:r>
      <w:r>
        <w:br/>
      </w:r>
      <w:r>
        <w:rPr>
          <w:rStyle w:val="NormalTok"/>
        </w:rPr>
        <w:t xml:space="preserve">    </w:t>
      </w:r>
      <w:r>
        <w:rPr>
          <w:rStyle w:val="KeywordTok"/>
        </w:rPr>
        <w:t>&lt;link</w:t>
      </w:r>
      <w:r>
        <w:rPr>
          <w:rStyle w:val="NormalTok"/>
        </w:rPr>
        <w:t xml:space="preserve"> </w:t>
      </w:r>
      <w:r>
        <w:rPr>
          <w:rStyle w:val="ErrorTok"/>
        </w:rPr>
        <w:t>rel</w:t>
      </w:r>
      <w:r>
        <w:rPr>
          <w:rStyle w:val="OtherTok"/>
        </w:rPr>
        <w:t>=</w:t>
      </w:r>
      <w:r>
        <w:rPr>
          <w:rStyle w:val="StringTok"/>
        </w:rPr>
        <w:t>"stylesheet"</w:t>
      </w:r>
      <w:r>
        <w:rPr>
          <w:rStyle w:val="NormalTok"/>
        </w:rPr>
        <w:t xml:space="preserve"> </w:t>
      </w:r>
      <w:r>
        <w:rPr>
          <w:rStyle w:val="ErrorTok"/>
        </w:rPr>
        <w:t>href</w:t>
      </w:r>
      <w:r>
        <w:rPr>
          <w:rStyle w:val="OtherTok"/>
        </w:rPr>
        <w:t>=</w:t>
      </w:r>
      <w:r>
        <w:rPr>
          <w:rStyle w:val="StringTok"/>
        </w:rPr>
        <w:t>"{{ url_for('static', filename='css/style.css') }}"</w:t>
      </w:r>
      <w:r>
        <w:rPr>
          <w:rStyle w:val="KeywordTok"/>
        </w:rPr>
        <w:t>&gt;</w:t>
      </w:r>
      <w:r>
        <w:br/>
      </w:r>
      <w:r>
        <w:rPr>
          <w:rStyle w:val="KeywordTok"/>
        </w:rPr>
        <w:t>&lt;/head&gt;</w:t>
      </w:r>
      <w:r>
        <w:br/>
      </w:r>
      <w:r>
        <w:rPr>
          <w:rStyle w:val="KeywordTok"/>
        </w:rPr>
        <w:t>&lt;body&gt;</w:t>
      </w:r>
      <w:r>
        <w:br/>
      </w:r>
      <w:r>
        <w:rPr>
          <w:rStyle w:val="NormalTok"/>
        </w:rPr>
        <w:t xml:space="preserve">    </w:t>
      </w:r>
      <w:r>
        <w:rPr>
          <w:rStyle w:val="KeywordTok"/>
        </w:rPr>
        <w:t>&lt;h1&gt;</w:t>
      </w:r>
      <w:r>
        <w:rPr>
          <w:rStyle w:val="NormalTok"/>
        </w:rPr>
        <w:t>基于手撸</w:t>
      </w:r>
      <w:r>
        <w:rPr>
          <w:rStyle w:val="NormalTok"/>
        </w:rPr>
        <w:t>RNN</w:t>
      </w:r>
      <w:r>
        <w:rPr>
          <w:rStyle w:val="NormalTok"/>
        </w:rPr>
        <w:t>神经网络的藏头诗生成器</w:t>
      </w:r>
      <w:r>
        <w:rPr>
          <w:rStyle w:val="KeywordTok"/>
        </w:rPr>
        <w:t>&lt;/h1&gt;</w:t>
      </w:r>
      <w:r>
        <w:br/>
      </w:r>
      <w:r>
        <w:rPr>
          <w:rStyle w:val="NormalTok"/>
        </w:rPr>
        <w:t xml:space="preserve">    </w:t>
      </w:r>
      <w:r>
        <w:rPr>
          <w:rStyle w:val="KeywordTok"/>
        </w:rPr>
        <w:t>&lt;form</w:t>
      </w:r>
      <w:r>
        <w:rPr>
          <w:rStyle w:val="NormalTok"/>
        </w:rPr>
        <w:t xml:space="preserve"> </w:t>
      </w:r>
      <w:r>
        <w:rPr>
          <w:rStyle w:val="ErrorTok"/>
        </w:rPr>
        <w:t>method</w:t>
      </w:r>
      <w:r>
        <w:rPr>
          <w:rStyle w:val="OtherTok"/>
        </w:rPr>
        <w:t>=</w:t>
      </w:r>
      <w:r>
        <w:rPr>
          <w:rStyle w:val="StringTok"/>
        </w:rPr>
        <w:t>"post"</w:t>
      </w:r>
      <w:r>
        <w:rPr>
          <w:rStyle w:val="KeywordTok"/>
        </w:rPr>
        <w:t>&gt;</w:t>
      </w:r>
      <w:r>
        <w:br/>
      </w:r>
      <w:r>
        <w:rPr>
          <w:rStyle w:val="NormalTok"/>
        </w:rPr>
        <w:t xml:space="preserve">        </w:t>
      </w:r>
      <w:r>
        <w:rPr>
          <w:rStyle w:val="NormalTok"/>
        </w:rPr>
        <w:t>输入字：</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"input_chars"</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"submit"</w:t>
      </w:r>
      <w:r>
        <w:rPr>
          <w:rStyle w:val="NormalTok"/>
        </w:rPr>
        <w:t xml:space="preserve"> </w:t>
      </w:r>
      <w:r>
        <w:rPr>
          <w:rStyle w:val="ErrorTok"/>
        </w:rPr>
        <w:t>value</w:t>
      </w:r>
      <w:r>
        <w:rPr>
          <w:rStyle w:val="OtherTok"/>
        </w:rPr>
        <w:t>=</w:t>
      </w:r>
      <w:r>
        <w:rPr>
          <w:rStyle w:val="StringTok"/>
        </w:rPr>
        <w:t>"</w:t>
      </w:r>
      <w:r>
        <w:rPr>
          <w:rStyle w:val="StringTok"/>
        </w:rPr>
        <w:t>生成诗句</w:t>
      </w:r>
      <w:r>
        <w:rPr>
          <w:rStyle w:val="StringTok"/>
        </w:rPr>
        <w:t>"</w:t>
      </w:r>
      <w:r>
        <w:rPr>
          <w:rStyle w:val="KeywordTok"/>
        </w:rPr>
        <w:t>&gt;</w:t>
      </w:r>
      <w:r>
        <w:br/>
      </w:r>
      <w:r>
        <w:rPr>
          <w:rStyle w:val="NormalTok"/>
        </w:rPr>
        <w:t xml:space="preserve">    </w:t>
      </w:r>
      <w:r>
        <w:rPr>
          <w:rStyle w:val="KeywordTok"/>
        </w:rPr>
        <w:t>&lt;/form&gt;</w:t>
      </w:r>
      <w:r>
        <w:br/>
      </w:r>
      <w:r>
        <w:rPr>
          <w:rStyle w:val="NormalTok"/>
        </w:rPr>
        <w:t xml:space="preserve">    </w:t>
      </w:r>
      <w:r>
        <w:rPr>
          <w:rStyle w:val="KeywordTok"/>
        </w:rPr>
        <w:t>&lt;pre&gt;</w:t>
      </w:r>
      <w:r>
        <w:rPr>
          <w:rStyle w:val="NormalTok"/>
        </w:rPr>
        <w:t>{{ poem }}</w:t>
      </w:r>
      <w:r>
        <w:rPr>
          <w:rStyle w:val="KeywordTok"/>
        </w:rPr>
        <w:t>&lt;/pre&gt;</w:t>
      </w:r>
      <w:r>
        <w:br/>
      </w:r>
      <w:r>
        <w:rPr>
          <w:rStyle w:val="NormalTok"/>
        </w:rPr>
        <w:t xml:space="preserve">    </w:t>
      </w:r>
      <w:r>
        <w:rPr>
          <w:rStyle w:val="KeywordTok"/>
        </w:rPr>
        <w:t>&lt;script</w:t>
      </w:r>
      <w:r>
        <w:rPr>
          <w:rStyle w:val="NormalTok"/>
        </w:rPr>
        <w:t xml:space="preserve"> </w:t>
      </w:r>
      <w:r>
        <w:rPr>
          <w:rStyle w:val="ErrorTok"/>
        </w:rPr>
        <w:t>src</w:t>
      </w:r>
      <w:r>
        <w:rPr>
          <w:rStyle w:val="OtherTok"/>
        </w:rPr>
        <w:t>=</w:t>
      </w:r>
      <w:r>
        <w:rPr>
          <w:rStyle w:val="StringTok"/>
        </w:rPr>
        <w:t>"{{ url_for('static', filename='js/script.js') }}"</w:t>
      </w:r>
      <w:r>
        <w:rPr>
          <w:rStyle w:val="KeywordTok"/>
        </w:rPr>
        <w:t>&gt;&lt;/script&gt;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"project-details"</w:t>
      </w:r>
      <w:r>
        <w:rPr>
          <w:rStyle w:val="KeywordTok"/>
        </w:rPr>
        <w:t>&gt;</w:t>
      </w:r>
      <w:r>
        <w:br/>
      </w:r>
      <w:r>
        <w:rPr>
          <w:rStyle w:val="NormalTok"/>
        </w:rPr>
        <w:lastRenderedPageBreak/>
        <w:t xml:space="preserve">        </w:t>
      </w:r>
      <w:r>
        <w:rPr>
          <w:rStyle w:val="KeywordTok"/>
        </w:rPr>
        <w:t>&lt;h2&gt;</w:t>
      </w:r>
      <w:r>
        <w:rPr>
          <w:rStyle w:val="NormalTok"/>
        </w:rPr>
        <w:t>数据结构课设：神经网络</w:t>
      </w:r>
      <w:r>
        <w:rPr>
          <w:rStyle w:val="KeywordTok"/>
        </w:rPr>
        <w:t>&lt;/h2&gt;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"team"</w:t>
      </w:r>
      <w:r>
        <w:rPr>
          <w:rStyle w:val="KeywordTok"/>
        </w:rPr>
        <w:t>&gt;</w:t>
      </w:r>
      <w:r>
        <w:br/>
      </w:r>
      <w:r>
        <w:rPr>
          <w:rStyle w:val="NormalTok"/>
        </w:rPr>
        <w:t xml:space="preserve">            </w:t>
      </w:r>
      <w:r>
        <w:rPr>
          <w:rStyle w:val="KeywordTok"/>
        </w:rPr>
        <w:t>&lt;ul&gt;</w:t>
      </w:r>
      <w:r>
        <w:br/>
      </w:r>
      <w:r>
        <w:rPr>
          <w:rStyle w:val="NormalTok"/>
        </w:rPr>
        <w:t xml:space="preserve">                </w:t>
      </w:r>
      <w:r>
        <w:rPr>
          <w:rStyle w:val="KeywordTok"/>
        </w:rPr>
        <w:t>&lt;li&gt;</w:t>
      </w:r>
      <w:r>
        <w:rPr>
          <w:rStyle w:val="NormalTok"/>
        </w:rPr>
        <w:t>组长：杨熙承</w:t>
      </w:r>
      <w:r>
        <w:rPr>
          <w:rStyle w:val="KeywordTok"/>
        </w:rPr>
        <w:t>&lt;/li&gt;</w:t>
      </w:r>
      <w:r>
        <w:br/>
      </w:r>
      <w:r>
        <w:rPr>
          <w:rStyle w:val="NormalTok"/>
        </w:rPr>
        <w:t xml:space="preserve">                </w:t>
      </w:r>
      <w:r>
        <w:rPr>
          <w:rStyle w:val="KeywordTok"/>
        </w:rPr>
        <w:t>&lt;li&gt;</w:t>
      </w:r>
      <w:r>
        <w:rPr>
          <w:rStyle w:val="NormalTok"/>
        </w:rPr>
        <w:t>组员：王语桐</w:t>
      </w:r>
      <w:r>
        <w:rPr>
          <w:rStyle w:val="KeywordTok"/>
        </w:rPr>
        <w:t>&lt;/li&gt;</w:t>
      </w:r>
      <w:r>
        <w:br/>
      </w:r>
      <w:r>
        <w:rPr>
          <w:rStyle w:val="NormalTok"/>
        </w:rPr>
        <w:t xml:space="preserve">                </w:t>
      </w:r>
      <w:r>
        <w:rPr>
          <w:rStyle w:val="KeywordTok"/>
        </w:rPr>
        <w:t>&lt;li&gt;</w:t>
      </w:r>
      <w:r>
        <w:rPr>
          <w:rStyle w:val="NormalTok"/>
        </w:rPr>
        <w:t>组员：徐姜旸</w:t>
      </w:r>
      <w:r>
        <w:rPr>
          <w:rStyle w:val="KeywordTok"/>
        </w:rPr>
        <w:t>&lt;/li&gt;</w:t>
      </w:r>
      <w:r>
        <w:br/>
      </w:r>
      <w:r>
        <w:rPr>
          <w:rStyle w:val="NormalTok"/>
        </w:rPr>
        <w:t xml:space="preserve">                </w:t>
      </w:r>
      <w:r>
        <w:rPr>
          <w:rStyle w:val="KeywordTok"/>
        </w:rPr>
        <w:t>&lt;li&gt;</w:t>
      </w:r>
      <w:r>
        <w:rPr>
          <w:rStyle w:val="NormalTok"/>
        </w:rPr>
        <w:t>组员：林越</w:t>
      </w:r>
      <w:r>
        <w:rPr>
          <w:rStyle w:val="KeywordTok"/>
        </w:rPr>
        <w:t>&lt;/li&gt;</w:t>
      </w:r>
      <w:r>
        <w:br/>
      </w:r>
      <w:r>
        <w:rPr>
          <w:rStyle w:val="NormalTok"/>
        </w:rPr>
        <w:t xml:space="preserve">            </w:t>
      </w:r>
      <w:r>
        <w:rPr>
          <w:rStyle w:val="KeywordTok"/>
        </w:rPr>
        <w:t>&lt;/ul&gt;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br/>
      </w:r>
      <w:r>
        <w:rPr>
          <w:rStyle w:val="KeywordTok"/>
        </w:rPr>
        <w:t>&lt;/body&gt;</w:t>
      </w:r>
      <w:r>
        <w:br/>
      </w:r>
      <w:r>
        <w:rPr>
          <w:rStyle w:val="KeywordTok"/>
        </w:rPr>
        <w:t>&lt;/html&gt;</w:t>
      </w:r>
    </w:p>
    <w:p w14:paraId="6F779D59" w14:textId="77777777" w:rsidR="00993750" w:rsidRDefault="00993750" w:rsidP="007B33C4">
      <w:pPr>
        <w:pStyle w:val="3"/>
        <w:ind w:firstLine="122"/>
      </w:pPr>
      <w:r>
        <w:t>app2.py</w:t>
      </w:r>
    </w:p>
    <w:p w14:paraId="5ADC4130" w14:textId="77777777" w:rsidR="00993750" w:rsidRDefault="00993750" w:rsidP="007B33C4">
      <w:pPr>
        <w:pStyle w:val="SourceCode"/>
        <w:ind w:firstLine="128"/>
      </w:pPr>
      <w:r>
        <w:rPr>
          <w:rStyle w:val="ImportTok"/>
        </w:rPr>
        <w:t>import</w:t>
      </w:r>
      <w:r>
        <w:rPr>
          <w:rStyle w:val="NormalTok"/>
        </w:rPr>
        <w:t xml:space="preserve"> torch</w:t>
      </w:r>
      <w:r>
        <w:br/>
      </w:r>
      <w:r>
        <w:rPr>
          <w:rStyle w:val="ImportTok"/>
        </w:rPr>
        <w:t>import</w:t>
      </w:r>
      <w:r>
        <w:rPr>
          <w:rStyle w:val="NormalTok"/>
        </w:rPr>
        <w:t xml:space="preserve"> pickle</w:t>
      </w:r>
      <w:r>
        <w:br/>
      </w:r>
      <w:r>
        <w:rPr>
          <w:rStyle w:val="ImportTok"/>
        </w:rPr>
        <w:t>import</w:t>
      </w:r>
      <w:r>
        <w:rPr>
          <w:rStyle w:val="NormalTok"/>
        </w:rPr>
        <w:t xml:space="preserve"> random</w:t>
      </w:r>
      <w:r>
        <w:br/>
      </w:r>
      <w:r>
        <w:rPr>
          <w:rStyle w:val="ImportTok"/>
        </w:rPr>
        <w:t>from</w:t>
      </w:r>
      <w:r>
        <w:rPr>
          <w:rStyle w:val="NormalTok"/>
        </w:rPr>
        <w:t xml:space="preserve"> flask </w:t>
      </w:r>
      <w:r>
        <w:rPr>
          <w:rStyle w:val="ImportTok"/>
        </w:rPr>
        <w:t>import</w:t>
      </w:r>
      <w:r>
        <w:rPr>
          <w:rStyle w:val="NormalTok"/>
        </w:rPr>
        <w:t xml:space="preserve"> Flask, request, render_template</w:t>
      </w:r>
      <w:r>
        <w:br/>
      </w:r>
      <w:r>
        <w:rPr>
          <w:rStyle w:val="CommentTok"/>
        </w:rPr>
        <w:t xml:space="preserve"># </w:t>
      </w:r>
      <w:r>
        <w:rPr>
          <w:rStyle w:val="CommentTok"/>
        </w:rPr>
        <w:t>定义</w:t>
      </w:r>
      <w:r>
        <w:rPr>
          <w:rStyle w:val="CommentTok"/>
        </w:rPr>
        <w:t xml:space="preserve"> LSTM </w:t>
      </w:r>
      <w:r>
        <w:rPr>
          <w:rStyle w:val="CommentTok"/>
        </w:rPr>
        <w:t>模型类</w:t>
      </w:r>
      <w:r>
        <w:br/>
      </w:r>
      <w:r>
        <w:rPr>
          <w:rStyle w:val="KeywordTok"/>
        </w:rPr>
        <w:t>class</w:t>
      </w:r>
      <w:r>
        <w:rPr>
          <w:rStyle w:val="NormalTok"/>
        </w:rPr>
        <w:t xml:space="preserve"> LSTMModel(torch.nn.Module):</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vocab_size, embedding_dim, hidden_dim):</w:t>
      </w:r>
      <w:r>
        <w:br/>
      </w:r>
      <w:r>
        <w:rPr>
          <w:rStyle w:val="NormalTok"/>
        </w:rPr>
        <w:t xml:space="preserve">        </w:t>
      </w:r>
      <w:r>
        <w:rPr>
          <w:rStyle w:val="BuiltInTok"/>
        </w:rPr>
        <w:t>super</w:t>
      </w:r>
      <w:r>
        <w:rPr>
          <w:rStyle w:val="NormalTok"/>
        </w:rPr>
        <w:t xml:space="preserve">(LSTMModel, </w:t>
      </w:r>
      <w:r>
        <w:rPr>
          <w:rStyle w:val="VariableTok"/>
        </w:rPr>
        <w:t>self</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 xml:space="preserve">.embedding </w:t>
      </w:r>
      <w:r>
        <w:rPr>
          <w:rStyle w:val="OperatorTok"/>
        </w:rPr>
        <w:t>=</w:t>
      </w:r>
      <w:r>
        <w:rPr>
          <w:rStyle w:val="NormalTok"/>
        </w:rPr>
        <w:t xml:space="preserve"> torch.nn.Embedding(vocab_size, embedding_dim)</w:t>
      </w:r>
      <w:r>
        <w:br/>
      </w:r>
      <w:r>
        <w:rPr>
          <w:rStyle w:val="NormalTok"/>
        </w:rPr>
        <w:t xml:space="preserve">        </w:t>
      </w:r>
      <w:r>
        <w:rPr>
          <w:rStyle w:val="VariableTok"/>
        </w:rPr>
        <w:t>self</w:t>
      </w:r>
      <w:r>
        <w:rPr>
          <w:rStyle w:val="NormalTok"/>
        </w:rPr>
        <w:t xml:space="preserve">.lstm </w:t>
      </w:r>
      <w:r>
        <w:rPr>
          <w:rStyle w:val="OperatorTok"/>
        </w:rPr>
        <w:t>=</w:t>
      </w:r>
      <w:r>
        <w:rPr>
          <w:rStyle w:val="NormalTok"/>
        </w:rPr>
        <w:t xml:space="preserve"> torch.nn.LSTM(embedding_dim, hidden_dim, batch_first</w:t>
      </w:r>
      <w:r>
        <w:rPr>
          <w:rStyle w:val="OperatorTok"/>
        </w:rPr>
        <w:t>=</w:t>
      </w:r>
      <w:r>
        <w:rPr>
          <w:rStyle w:val="VariableTok"/>
        </w:rPr>
        <w:t>True</w:t>
      </w:r>
      <w:r>
        <w:rPr>
          <w:rStyle w:val="NormalTok"/>
        </w:rPr>
        <w:t>)</w:t>
      </w:r>
      <w:r>
        <w:br/>
      </w:r>
      <w:r>
        <w:rPr>
          <w:rStyle w:val="NormalTok"/>
        </w:rPr>
        <w:t xml:space="preserve">        </w:t>
      </w:r>
      <w:r>
        <w:rPr>
          <w:rStyle w:val="VariableTok"/>
        </w:rPr>
        <w:t>self</w:t>
      </w:r>
      <w:r>
        <w:rPr>
          <w:rStyle w:val="NormalTok"/>
        </w:rPr>
        <w:t xml:space="preserve">.fc </w:t>
      </w:r>
      <w:r>
        <w:rPr>
          <w:rStyle w:val="OperatorTok"/>
        </w:rPr>
        <w:t>=</w:t>
      </w:r>
      <w:r>
        <w:rPr>
          <w:rStyle w:val="NormalTok"/>
        </w:rPr>
        <w:t xml:space="preserve"> torch.nn.Linear(hidden_dim, vocab_size)</w:t>
      </w:r>
      <w:r>
        <w:br/>
      </w:r>
      <w:r>
        <w:br/>
      </w:r>
      <w:r>
        <w:rPr>
          <w:rStyle w:val="NormalTok"/>
        </w:rPr>
        <w:t xml:space="preserve">    </w:t>
      </w:r>
      <w:r>
        <w:rPr>
          <w:rStyle w:val="KeywordTok"/>
        </w:rPr>
        <w:t>def</w:t>
      </w:r>
      <w:r>
        <w:rPr>
          <w:rStyle w:val="NormalTok"/>
        </w:rPr>
        <w:t xml:space="preserve"> forward(</w:t>
      </w:r>
      <w:r>
        <w:rPr>
          <w:rStyle w:val="VariableTok"/>
        </w:rPr>
        <w:t>self</w:t>
      </w:r>
      <w:r>
        <w:rPr>
          <w:rStyle w:val="NormalTok"/>
        </w:rPr>
        <w:t>, x):</w:t>
      </w:r>
      <w:r>
        <w:br/>
      </w:r>
      <w:r>
        <w:rPr>
          <w:rStyle w:val="NormalTok"/>
        </w:rPr>
        <w:t xml:space="preserve">        x </w:t>
      </w:r>
      <w:r>
        <w:rPr>
          <w:rStyle w:val="OperatorTok"/>
        </w:rPr>
        <w:t>=</w:t>
      </w:r>
      <w:r>
        <w:rPr>
          <w:rStyle w:val="NormalTok"/>
        </w:rPr>
        <w:t xml:space="preserve"> </w:t>
      </w:r>
      <w:r>
        <w:rPr>
          <w:rStyle w:val="VariableTok"/>
        </w:rPr>
        <w:t>self</w:t>
      </w:r>
      <w:r>
        <w:rPr>
          <w:rStyle w:val="NormalTok"/>
        </w:rPr>
        <w:t>.embedding(x)</w:t>
      </w:r>
      <w:r>
        <w:br/>
      </w:r>
      <w:r>
        <w:rPr>
          <w:rStyle w:val="NormalTok"/>
        </w:rPr>
        <w:t xml:space="preserve">        lstm_out, _ </w:t>
      </w:r>
      <w:r>
        <w:rPr>
          <w:rStyle w:val="OperatorTok"/>
        </w:rPr>
        <w:t>=</w:t>
      </w:r>
      <w:r>
        <w:rPr>
          <w:rStyle w:val="NormalTok"/>
        </w:rPr>
        <w:t xml:space="preserve"> </w:t>
      </w:r>
      <w:r>
        <w:rPr>
          <w:rStyle w:val="VariableTok"/>
        </w:rPr>
        <w:t>self</w:t>
      </w:r>
      <w:r>
        <w:rPr>
          <w:rStyle w:val="NormalTok"/>
        </w:rPr>
        <w:t>.lstm(x)</w:t>
      </w:r>
      <w:r>
        <w:br/>
      </w:r>
      <w:r>
        <w:rPr>
          <w:rStyle w:val="NormalTok"/>
        </w:rPr>
        <w:t xml:space="preserve">        out </w:t>
      </w:r>
      <w:r>
        <w:rPr>
          <w:rStyle w:val="OperatorTok"/>
        </w:rPr>
        <w:t>=</w:t>
      </w:r>
      <w:r>
        <w:rPr>
          <w:rStyle w:val="NormalTok"/>
        </w:rPr>
        <w:t xml:space="preserve"> </w:t>
      </w:r>
      <w:r>
        <w:rPr>
          <w:rStyle w:val="VariableTok"/>
        </w:rPr>
        <w:t>self</w:t>
      </w:r>
      <w:r>
        <w:rPr>
          <w:rStyle w:val="NormalTok"/>
        </w:rPr>
        <w:t xml:space="preserve">.fc(lstm_out[:, </w:t>
      </w:r>
      <w:r>
        <w:rPr>
          <w:rStyle w:val="OperatorTok"/>
        </w:rPr>
        <w:t>-</w:t>
      </w:r>
      <w:r>
        <w:rPr>
          <w:rStyle w:val="DecValTok"/>
        </w:rPr>
        <w:t>1</w:t>
      </w:r>
      <w:r>
        <w:rPr>
          <w:rStyle w:val="NormalTok"/>
        </w:rPr>
        <w:t>, :])</w:t>
      </w:r>
      <w:r>
        <w:br/>
      </w:r>
      <w:r>
        <w:rPr>
          <w:rStyle w:val="NormalTok"/>
        </w:rPr>
        <w:t xml:space="preserve">        </w:t>
      </w:r>
      <w:r>
        <w:rPr>
          <w:rStyle w:val="ControlFlowTok"/>
        </w:rPr>
        <w:t>return</w:t>
      </w:r>
      <w:r>
        <w:rPr>
          <w:rStyle w:val="NormalTok"/>
        </w:rPr>
        <w:t xml:space="preserve"> out</w:t>
      </w:r>
      <w:r>
        <w:br/>
      </w:r>
      <w:r>
        <w:br/>
      </w:r>
      <w:r>
        <w:rPr>
          <w:rStyle w:val="CommentTok"/>
        </w:rPr>
        <w:t xml:space="preserve"># </w:t>
      </w:r>
      <w:r>
        <w:rPr>
          <w:rStyle w:val="CommentTok"/>
        </w:rPr>
        <w:t>载入模型和字典</w:t>
      </w:r>
      <w:r>
        <w:br/>
      </w:r>
      <w:r>
        <w:rPr>
          <w:rStyle w:val="KeywordTok"/>
        </w:rPr>
        <w:t>def</w:t>
      </w:r>
      <w:r>
        <w:rPr>
          <w:rStyle w:val="NormalTok"/>
        </w:rPr>
        <w:t xml:space="preserve"> load_model_and_dictionaries(model_path, word_to_num_path, num_to_word_path):</w:t>
      </w:r>
      <w:r>
        <w:br/>
      </w:r>
      <w:r>
        <w:rPr>
          <w:rStyle w:val="NormalTok"/>
        </w:rPr>
        <w:t xml:space="preserve">    </w:t>
      </w:r>
      <w:r>
        <w:rPr>
          <w:rStyle w:val="ControlFlowTok"/>
        </w:rPr>
        <w:t>with</w:t>
      </w:r>
      <w:r>
        <w:rPr>
          <w:rStyle w:val="NormalTok"/>
        </w:rPr>
        <w:t xml:space="preserve"> </w:t>
      </w:r>
      <w:r>
        <w:rPr>
          <w:rStyle w:val="BuiltInTok"/>
        </w:rPr>
        <w:t>open</w:t>
      </w:r>
      <w:r>
        <w:rPr>
          <w:rStyle w:val="NormalTok"/>
        </w:rPr>
        <w:t xml:space="preserve">(word_to_num_path, </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word_to_num </w:t>
      </w:r>
      <w:r>
        <w:rPr>
          <w:rStyle w:val="OperatorTok"/>
        </w:rPr>
        <w:t>=</w:t>
      </w:r>
      <w:r>
        <w:rPr>
          <w:rStyle w:val="NormalTok"/>
        </w:rPr>
        <w:t xml:space="preserve"> pickle.load(f)</w:t>
      </w:r>
      <w:r>
        <w:br/>
      </w:r>
      <w:r>
        <w:rPr>
          <w:rStyle w:val="NormalTok"/>
        </w:rPr>
        <w:t xml:space="preserve">    </w:t>
      </w:r>
      <w:r>
        <w:rPr>
          <w:rStyle w:val="ControlFlowTok"/>
        </w:rPr>
        <w:t>with</w:t>
      </w:r>
      <w:r>
        <w:rPr>
          <w:rStyle w:val="NormalTok"/>
        </w:rPr>
        <w:t xml:space="preserve"> </w:t>
      </w:r>
      <w:r>
        <w:rPr>
          <w:rStyle w:val="BuiltInTok"/>
        </w:rPr>
        <w:t>open</w:t>
      </w:r>
      <w:r>
        <w:rPr>
          <w:rStyle w:val="NormalTok"/>
        </w:rPr>
        <w:t xml:space="preserve">(num_to_word_path, </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num_to_word </w:t>
      </w:r>
      <w:r>
        <w:rPr>
          <w:rStyle w:val="OperatorTok"/>
        </w:rPr>
        <w:t>=</w:t>
      </w:r>
      <w:r>
        <w:rPr>
          <w:rStyle w:val="NormalTok"/>
        </w:rPr>
        <w:t xml:space="preserve"> pickle.load(f)</w:t>
      </w:r>
      <w:r>
        <w:br/>
      </w:r>
      <w:r>
        <w:br/>
      </w:r>
      <w:r>
        <w:rPr>
          <w:rStyle w:val="NormalTok"/>
        </w:rPr>
        <w:t xml:space="preserve">    model </w:t>
      </w:r>
      <w:r>
        <w:rPr>
          <w:rStyle w:val="OperatorTok"/>
        </w:rPr>
        <w:t>=</w:t>
      </w:r>
      <w:r>
        <w:rPr>
          <w:rStyle w:val="NormalTok"/>
        </w:rPr>
        <w:t xml:space="preserve"> LSTMModel(</w:t>
      </w:r>
      <w:r>
        <w:rPr>
          <w:rStyle w:val="BuiltInTok"/>
        </w:rPr>
        <w:t>len</w:t>
      </w:r>
      <w:r>
        <w:rPr>
          <w:rStyle w:val="NormalTok"/>
        </w:rPr>
        <w:t xml:space="preserve">(word_to_num), </w:t>
      </w:r>
      <w:r>
        <w:rPr>
          <w:rStyle w:val="DecValTok"/>
        </w:rPr>
        <w:t>100</w:t>
      </w:r>
      <w:r>
        <w:rPr>
          <w:rStyle w:val="NormalTok"/>
        </w:rPr>
        <w:t xml:space="preserve">, </w:t>
      </w:r>
      <w:r>
        <w:rPr>
          <w:rStyle w:val="DecValTok"/>
        </w:rPr>
        <w:t>128</w:t>
      </w:r>
      <w:r>
        <w:rPr>
          <w:rStyle w:val="NormalTok"/>
        </w:rPr>
        <w:t>)</w:t>
      </w:r>
      <w:r>
        <w:br/>
      </w:r>
      <w:r>
        <w:rPr>
          <w:rStyle w:val="NormalTok"/>
        </w:rPr>
        <w:t xml:space="preserve">    model.load_state_dict(torch.load(model_path))</w:t>
      </w:r>
      <w:r>
        <w:br/>
      </w:r>
      <w:r>
        <w:rPr>
          <w:rStyle w:val="NormalTok"/>
        </w:rPr>
        <w:t xml:space="preserve">    model.</w:t>
      </w:r>
      <w:r>
        <w:rPr>
          <w:rStyle w:val="BuiltInTok"/>
        </w:rPr>
        <w:t>eval</w:t>
      </w:r>
      <w:r>
        <w:rPr>
          <w:rStyle w:val="NormalTok"/>
        </w:rPr>
        <w:t>()</w:t>
      </w:r>
      <w:r>
        <w:br/>
      </w:r>
      <w:r>
        <w:lastRenderedPageBreak/>
        <w:br/>
      </w:r>
      <w:r>
        <w:rPr>
          <w:rStyle w:val="NormalTok"/>
        </w:rPr>
        <w:t xml:space="preserve">    </w:t>
      </w:r>
      <w:r>
        <w:rPr>
          <w:rStyle w:val="ControlFlowTok"/>
        </w:rPr>
        <w:t>return</w:t>
      </w:r>
      <w:r>
        <w:rPr>
          <w:rStyle w:val="NormalTok"/>
        </w:rPr>
        <w:t xml:space="preserve"> model, word_to_num, num_to_word</w:t>
      </w:r>
      <w:r>
        <w:br/>
      </w:r>
      <w:r>
        <w:br/>
      </w:r>
      <w:r>
        <w:rPr>
          <w:rStyle w:val="CommentTok"/>
        </w:rPr>
        <w:t xml:space="preserve"># </w:t>
      </w:r>
      <w:r>
        <w:rPr>
          <w:rStyle w:val="CommentTok"/>
        </w:rPr>
        <w:t>生成藏头诗的函数</w:t>
      </w:r>
      <w:r>
        <w:br/>
      </w:r>
      <w:r>
        <w:rPr>
          <w:rStyle w:val="KeywordTok"/>
        </w:rPr>
        <w:t>def</w:t>
      </w:r>
      <w:r>
        <w:rPr>
          <w:rStyle w:val="NormalTok"/>
        </w:rPr>
        <w:t xml:space="preserve"> generate_acrostic(model, sequence_length, start_words, word_to_num, num_to_word):</w:t>
      </w:r>
      <w:r>
        <w:br/>
      </w:r>
      <w:r>
        <w:rPr>
          <w:rStyle w:val="NormalTok"/>
        </w:rPr>
        <w:t xml:space="preserve">    poem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start_words:</w:t>
      </w:r>
      <w:r>
        <w:br/>
      </w:r>
      <w:r>
        <w:rPr>
          <w:rStyle w:val="NormalTok"/>
        </w:rPr>
        <w:t xml:space="preserve">        word </w:t>
      </w:r>
      <w:r>
        <w:rPr>
          <w:rStyle w:val="OperatorTok"/>
        </w:rPr>
        <w:t>=</w:t>
      </w:r>
      <w:r>
        <w:rPr>
          <w:rStyle w:val="NormalTok"/>
        </w:rPr>
        <w:t xml:space="preserve"> find_starting_word(word, word_to_num)</w:t>
      </w:r>
      <w:r>
        <w:br/>
      </w:r>
      <w:r>
        <w:rPr>
          <w:rStyle w:val="NormalTok"/>
        </w:rPr>
        <w:t xml:space="preserve">        line </w:t>
      </w:r>
      <w:r>
        <w:rPr>
          <w:rStyle w:val="OperatorTok"/>
        </w:rPr>
        <w:t>=</w:t>
      </w:r>
      <w:r>
        <w:rPr>
          <w:rStyle w:val="NormalTok"/>
        </w:rPr>
        <w:t xml:space="preserve"> generate_line(model, word, sequence_length, word_to_num, num_to_word)</w:t>
      </w:r>
      <w:r>
        <w:br/>
      </w:r>
      <w:r>
        <w:rPr>
          <w:rStyle w:val="NormalTok"/>
        </w:rPr>
        <w:t xml:space="preserve">        poem.append(line)</w:t>
      </w:r>
      <w:r>
        <w:br/>
      </w:r>
      <w:r>
        <w:rPr>
          <w:rStyle w:val="NormalTok"/>
        </w:rPr>
        <w:t xml:space="preserve">    </w:t>
      </w:r>
      <w:r>
        <w:rPr>
          <w:rStyle w:val="ControlFlowTok"/>
        </w:rPr>
        <w:t>return</w:t>
      </w:r>
      <w:r>
        <w:rPr>
          <w:rStyle w:val="NormalTok"/>
        </w:rPr>
        <w:t xml:space="preserve"> </w:t>
      </w:r>
      <w:r>
        <w:rPr>
          <w:rStyle w:val="StringTok"/>
        </w:rPr>
        <w:t>'</w:t>
      </w:r>
      <w:r>
        <w:rPr>
          <w:rStyle w:val="CharTok"/>
        </w:rPr>
        <w:t>\n</w:t>
      </w:r>
      <w:r>
        <w:rPr>
          <w:rStyle w:val="StringTok"/>
        </w:rPr>
        <w:t>'</w:t>
      </w:r>
      <w:r>
        <w:rPr>
          <w:rStyle w:val="NormalTok"/>
        </w:rPr>
        <w:t>.join(poem)</w:t>
      </w:r>
      <w:r>
        <w:br/>
      </w:r>
      <w:r>
        <w:br/>
      </w:r>
      <w:r>
        <w:rPr>
          <w:rStyle w:val="KeywordTok"/>
        </w:rPr>
        <w:t>def</w:t>
      </w:r>
      <w:r>
        <w:rPr>
          <w:rStyle w:val="NormalTok"/>
        </w:rPr>
        <w:t xml:space="preserve"> generate_line(model, start_word, sequence_length, word_to_num, num_to_word, length</w:t>
      </w:r>
      <w:r>
        <w:rPr>
          <w:rStyle w:val="OperatorTok"/>
        </w:rPr>
        <w:t>=</w:t>
      </w:r>
      <w:r>
        <w:rPr>
          <w:rStyle w:val="DecValTok"/>
        </w:rPr>
        <w:t>3</w:t>
      </w:r>
      <w:r>
        <w:rPr>
          <w:rStyle w:val="NormalTok"/>
        </w:rPr>
        <w:t>):</w:t>
      </w:r>
      <w:r>
        <w:br/>
      </w:r>
      <w:r>
        <w:rPr>
          <w:rStyle w:val="NormalTok"/>
        </w:rPr>
        <w:t xml:space="preserve">    model.</w:t>
      </w:r>
      <w:r>
        <w:rPr>
          <w:rStyle w:val="BuiltInTok"/>
        </w:rPr>
        <w:t>eval</w:t>
      </w:r>
      <w:r>
        <w:rPr>
          <w:rStyle w:val="NormalTok"/>
        </w:rPr>
        <w:t xml:space="preserve">() </w:t>
      </w:r>
      <w:r>
        <w:br/>
      </w:r>
      <w:r>
        <w:rPr>
          <w:rStyle w:val="NormalTok"/>
        </w:rPr>
        <w:t xml:space="preserve">    text </w:t>
      </w:r>
      <w:r>
        <w:rPr>
          <w:rStyle w:val="OperatorTok"/>
        </w:rPr>
        <w:t>=</w:t>
      </w:r>
      <w:r>
        <w:rPr>
          <w:rStyle w:val="NormalTok"/>
        </w:rPr>
        <w:t xml:space="preserve"> start_word</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input_sequence </w:t>
      </w:r>
      <w:r>
        <w:rPr>
          <w:rStyle w:val="OperatorTok"/>
        </w:rPr>
        <w:t>=</w:t>
      </w:r>
      <w:r>
        <w:rPr>
          <w:rStyle w:val="NormalTok"/>
        </w:rPr>
        <w:t xml:space="preserve"> [word_to_num.get(word, random.choice(</w:t>
      </w:r>
      <w:r>
        <w:rPr>
          <w:rStyle w:val="BuiltInTok"/>
        </w:rPr>
        <w:t>list</w:t>
      </w:r>
      <w:r>
        <w:rPr>
          <w:rStyle w:val="NormalTok"/>
        </w:rPr>
        <w:t xml:space="preserve">(word_to_num.values()))) </w:t>
      </w:r>
      <w:r>
        <w:rPr>
          <w:rStyle w:val="ControlFlowTok"/>
        </w:rPr>
        <w:t>for</w:t>
      </w:r>
      <w:r>
        <w:rPr>
          <w:rStyle w:val="NormalTok"/>
        </w:rPr>
        <w:t xml:space="preserve"> word </w:t>
      </w:r>
      <w:r>
        <w:rPr>
          <w:rStyle w:val="KeywordTok"/>
        </w:rPr>
        <w:t>in</w:t>
      </w:r>
      <w:r>
        <w:rPr>
          <w:rStyle w:val="NormalTok"/>
        </w:rPr>
        <w:t xml:space="preserve"> text][</w:t>
      </w:r>
      <w:r>
        <w:rPr>
          <w:rStyle w:val="OperatorTok"/>
        </w:rPr>
        <w:t>-</w:t>
      </w:r>
      <w:r>
        <w:rPr>
          <w:rStyle w:val="NormalTok"/>
        </w:rPr>
        <w:t>sequence_length:]</w:t>
      </w:r>
      <w:r>
        <w:br/>
      </w:r>
      <w:r>
        <w:rPr>
          <w:rStyle w:val="NormalTok"/>
        </w:rPr>
        <w:t xml:space="preserve">        input_tensor </w:t>
      </w:r>
      <w:r>
        <w:rPr>
          <w:rStyle w:val="OperatorTok"/>
        </w:rPr>
        <w:t>=</w:t>
      </w:r>
      <w:r>
        <w:rPr>
          <w:rStyle w:val="NormalTok"/>
        </w:rPr>
        <w:t xml:space="preserve"> torch.tensor(input_sequence, dtype</w:t>
      </w:r>
      <w:r>
        <w:rPr>
          <w:rStyle w:val="OperatorTok"/>
        </w:rPr>
        <w:t>=</w:t>
      </w:r>
      <w:r>
        <w:rPr>
          <w:rStyle w:val="NormalTok"/>
        </w:rPr>
        <w:t>torch.</w:t>
      </w:r>
      <w:r>
        <w:rPr>
          <w:rStyle w:val="BuiltInTok"/>
        </w:rPr>
        <w:t>long</w:t>
      </w:r>
      <w:r>
        <w:rPr>
          <w:rStyle w:val="NormalTok"/>
        </w:rPr>
        <w:t>).unsqueeze(</w:t>
      </w:r>
      <w:r>
        <w:rPr>
          <w:rStyle w:val="DecValTok"/>
        </w:rPr>
        <w:t>0</w:t>
      </w:r>
      <w:r>
        <w:rPr>
          <w:rStyle w:val="NormalTok"/>
        </w:rPr>
        <w:t>)</w:t>
      </w:r>
      <w:r>
        <w:br/>
      </w:r>
      <w:r>
        <w:rPr>
          <w:rStyle w:val="NormalTok"/>
        </w:rPr>
        <w:t xml:space="preserve">        </w:t>
      </w:r>
      <w:r>
        <w:rPr>
          <w:rStyle w:val="ControlFlowTok"/>
        </w:rPr>
        <w:t>with</w:t>
      </w:r>
      <w:r>
        <w:rPr>
          <w:rStyle w:val="NormalTok"/>
        </w:rPr>
        <w:t xml:space="preserve"> torch.no_grad():</w:t>
      </w:r>
      <w:r>
        <w:br/>
      </w:r>
      <w:r>
        <w:rPr>
          <w:rStyle w:val="NormalTok"/>
        </w:rPr>
        <w:t xml:space="preserve">            output </w:t>
      </w:r>
      <w:r>
        <w:rPr>
          <w:rStyle w:val="OperatorTok"/>
        </w:rPr>
        <w:t>=</w:t>
      </w:r>
      <w:r>
        <w:rPr>
          <w:rStyle w:val="NormalTok"/>
        </w:rPr>
        <w:t xml:space="preserve"> model(input_tensor)</w:t>
      </w:r>
      <w:r>
        <w:br/>
      </w:r>
      <w:r>
        <w:rPr>
          <w:rStyle w:val="NormalTok"/>
        </w:rPr>
        <w:t xml:space="preserve">        next_word </w:t>
      </w:r>
      <w:r>
        <w:rPr>
          <w:rStyle w:val="OperatorTok"/>
        </w:rPr>
        <w:t>=</w:t>
      </w:r>
      <w:r>
        <w:rPr>
          <w:rStyle w:val="NormalTok"/>
        </w:rPr>
        <w:t xml:space="preserve"> num_to_word[output.argmax(</w:t>
      </w:r>
      <w:r>
        <w:rPr>
          <w:rStyle w:val="DecValTok"/>
        </w:rPr>
        <w:t>1</w:t>
      </w:r>
      <w:r>
        <w:rPr>
          <w:rStyle w:val="NormalTok"/>
        </w:rPr>
        <w:t>).item()]</w:t>
      </w:r>
      <w:r>
        <w:br/>
      </w:r>
      <w:r>
        <w:rPr>
          <w:rStyle w:val="NormalTok"/>
        </w:rPr>
        <w:t xml:space="preserve">        text </w:t>
      </w:r>
      <w:r>
        <w:rPr>
          <w:rStyle w:val="OperatorTok"/>
        </w:rPr>
        <w:t>+=</w:t>
      </w:r>
      <w:r>
        <w:rPr>
          <w:rStyle w:val="NormalTok"/>
        </w:rPr>
        <w:t xml:space="preserve"> next_word</w:t>
      </w:r>
      <w:r>
        <w:br/>
      </w:r>
      <w:r>
        <w:rPr>
          <w:rStyle w:val="NormalTok"/>
        </w:rPr>
        <w:t xml:space="preserve">    </w:t>
      </w:r>
      <w:r>
        <w:rPr>
          <w:rStyle w:val="ControlFlowTok"/>
        </w:rPr>
        <w:t>return</w:t>
      </w:r>
      <w:r>
        <w:rPr>
          <w:rStyle w:val="NormalTok"/>
        </w:rPr>
        <w:t xml:space="preserve"> text</w:t>
      </w:r>
      <w:r>
        <w:br/>
      </w:r>
      <w:r>
        <w:br/>
      </w:r>
      <w:r>
        <w:rPr>
          <w:rStyle w:val="KeywordTok"/>
        </w:rPr>
        <w:t>def</w:t>
      </w:r>
      <w:r>
        <w:rPr>
          <w:rStyle w:val="NormalTok"/>
        </w:rPr>
        <w:t xml:space="preserve"> find_starting_word(char, word_to_num):</w:t>
      </w:r>
      <w:r>
        <w:br/>
      </w:r>
      <w:r>
        <w:rPr>
          <w:rStyle w:val="NormalTok"/>
        </w:rPr>
        <w:t xml:space="preserve">    starting_words </w:t>
      </w:r>
      <w:r>
        <w:rPr>
          <w:rStyle w:val="OperatorTok"/>
        </w:rPr>
        <w:t>=</w:t>
      </w:r>
      <w:r>
        <w:rPr>
          <w:rStyle w:val="NormalTok"/>
        </w:rPr>
        <w:t xml:space="preserve"> [word </w:t>
      </w:r>
      <w:r>
        <w:rPr>
          <w:rStyle w:val="ControlFlowTok"/>
        </w:rPr>
        <w:t>for</w:t>
      </w:r>
      <w:r>
        <w:rPr>
          <w:rStyle w:val="NormalTok"/>
        </w:rPr>
        <w:t xml:space="preserve"> word </w:t>
      </w:r>
      <w:r>
        <w:rPr>
          <w:rStyle w:val="KeywordTok"/>
        </w:rPr>
        <w:t>in</w:t>
      </w:r>
      <w:r>
        <w:rPr>
          <w:rStyle w:val="NormalTok"/>
        </w:rPr>
        <w:t xml:space="preserve"> word_to_num </w:t>
      </w:r>
      <w:r>
        <w:rPr>
          <w:rStyle w:val="ControlFlowTok"/>
        </w:rPr>
        <w:t>if</w:t>
      </w:r>
      <w:r>
        <w:rPr>
          <w:rStyle w:val="NormalTok"/>
        </w:rPr>
        <w:t xml:space="preserve"> word.startswith(char)]</w:t>
      </w:r>
      <w:r>
        <w:br/>
      </w:r>
      <w:r>
        <w:rPr>
          <w:rStyle w:val="NormalTok"/>
        </w:rPr>
        <w:t xml:space="preserve">    </w:t>
      </w:r>
      <w:r>
        <w:rPr>
          <w:rStyle w:val="ControlFlowTok"/>
        </w:rPr>
        <w:t>if</w:t>
      </w:r>
      <w:r>
        <w:rPr>
          <w:rStyle w:val="NormalTok"/>
        </w:rPr>
        <w:t xml:space="preserve"> starting_words:</w:t>
      </w:r>
      <w:r>
        <w:br/>
      </w:r>
      <w:r>
        <w:rPr>
          <w:rStyle w:val="NormalTok"/>
        </w:rPr>
        <w:t xml:space="preserve">        </w:t>
      </w:r>
      <w:r>
        <w:rPr>
          <w:rStyle w:val="ControlFlowTok"/>
        </w:rPr>
        <w:t>return</w:t>
      </w:r>
      <w:r>
        <w:rPr>
          <w:rStyle w:val="NormalTok"/>
        </w:rPr>
        <w:t xml:space="preserve"> random.choice(starting_words) </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char</w:t>
      </w:r>
      <w:r>
        <w:br/>
      </w:r>
      <w:r>
        <w:br/>
      </w:r>
      <w:r>
        <w:rPr>
          <w:rStyle w:val="NormalTok"/>
        </w:rPr>
        <w:t xml:space="preserve">app </w:t>
      </w:r>
      <w:r>
        <w:rPr>
          <w:rStyle w:val="OperatorTok"/>
        </w:rPr>
        <w:t>=</w:t>
      </w:r>
      <w:r>
        <w:rPr>
          <w:rStyle w:val="NormalTok"/>
        </w:rPr>
        <w:t xml:space="preserve"> Flask(</w:t>
      </w:r>
      <w:r>
        <w:rPr>
          <w:rStyle w:val="VariableTok"/>
        </w:rPr>
        <w:t>__name__</w:t>
      </w:r>
      <w:r>
        <w:rPr>
          <w:rStyle w:val="NormalTok"/>
        </w:rPr>
        <w:t>)</w:t>
      </w:r>
      <w:r>
        <w:br/>
      </w:r>
      <w:r>
        <w:br/>
      </w:r>
      <w:r>
        <w:rPr>
          <w:rStyle w:val="AttributeTok"/>
        </w:rPr>
        <w:t>@app.route</w:t>
      </w:r>
      <w:r>
        <w:rPr>
          <w:rStyle w:val="NormalTok"/>
        </w:rPr>
        <w:t>(</w:t>
      </w:r>
      <w:r>
        <w:rPr>
          <w:rStyle w:val="StringTok"/>
        </w:rPr>
        <w:t>"/"</w:t>
      </w:r>
      <w:r>
        <w:rPr>
          <w:rStyle w:val="NormalTok"/>
        </w:rPr>
        <w:t>, methods</w:t>
      </w:r>
      <w:r>
        <w:rPr>
          <w:rStyle w:val="OperatorTok"/>
        </w:rPr>
        <w:t>=</w:t>
      </w:r>
      <w:r>
        <w:rPr>
          <w:rStyle w:val="NormalTok"/>
        </w:rPr>
        <w:t>[</w:t>
      </w:r>
      <w:r>
        <w:rPr>
          <w:rStyle w:val="StringTok"/>
        </w:rPr>
        <w:t>"GET"</w:t>
      </w:r>
      <w:r>
        <w:rPr>
          <w:rStyle w:val="NormalTok"/>
        </w:rPr>
        <w:t xml:space="preserve">, </w:t>
      </w:r>
      <w:r>
        <w:rPr>
          <w:rStyle w:val="StringTok"/>
        </w:rPr>
        <w:t>"POST"</w:t>
      </w:r>
      <w:r>
        <w:rPr>
          <w:rStyle w:val="NormalTok"/>
        </w:rPr>
        <w:t>])</w:t>
      </w:r>
      <w:r>
        <w:br/>
      </w:r>
      <w:r>
        <w:rPr>
          <w:rStyle w:val="KeywordTok"/>
        </w:rPr>
        <w:t>def</w:t>
      </w:r>
      <w:r>
        <w:rPr>
          <w:rStyle w:val="NormalTok"/>
        </w:rPr>
        <w:t xml:space="preserve"> index():</w:t>
      </w:r>
      <w:r>
        <w:br/>
      </w:r>
      <w:r>
        <w:rPr>
          <w:rStyle w:val="NormalTok"/>
        </w:rPr>
        <w:t xml:space="preserve">    poem </w:t>
      </w:r>
      <w:r>
        <w:rPr>
          <w:rStyle w:val="OperatorTok"/>
        </w:rPr>
        <w: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request.method </w:t>
      </w:r>
      <w:r>
        <w:rPr>
          <w:rStyle w:val="OperatorTok"/>
        </w:rPr>
        <w:t>==</w:t>
      </w:r>
      <w:r>
        <w:rPr>
          <w:rStyle w:val="NormalTok"/>
        </w:rPr>
        <w:t xml:space="preserve"> </w:t>
      </w:r>
      <w:r>
        <w:rPr>
          <w:rStyle w:val="StringTok"/>
        </w:rPr>
        <w:t>"POST"</w:t>
      </w:r>
      <w:r>
        <w:rPr>
          <w:rStyle w:val="NormalTok"/>
        </w:rPr>
        <w:t>:</w:t>
      </w:r>
      <w:r>
        <w:br/>
      </w:r>
      <w:r>
        <w:rPr>
          <w:rStyle w:val="NormalTok"/>
        </w:rPr>
        <w:t xml:space="preserve">        start_words </w:t>
      </w:r>
      <w:r>
        <w:rPr>
          <w:rStyle w:val="OperatorTok"/>
        </w:rPr>
        <w:t>=</w:t>
      </w:r>
      <w:r>
        <w:rPr>
          <w:rStyle w:val="NormalTok"/>
        </w:rPr>
        <w:t xml:space="preserve"> request.form.get(</w:t>
      </w:r>
      <w:r>
        <w:rPr>
          <w:rStyle w:val="StringTok"/>
        </w:rPr>
        <w:t>"start_words"</w:t>
      </w:r>
      <w:r>
        <w:rPr>
          <w:rStyle w:val="NormalTok"/>
        </w:rPr>
        <w:t>)</w:t>
      </w:r>
      <w:r>
        <w:br/>
      </w:r>
      <w:r>
        <w:rPr>
          <w:rStyle w:val="NormalTok"/>
        </w:rPr>
        <w:lastRenderedPageBreak/>
        <w:t xml:space="preserve">        </w:t>
      </w:r>
      <w:r>
        <w:rPr>
          <w:rStyle w:val="ControlFlowTok"/>
        </w:rPr>
        <w:t>if</w:t>
      </w:r>
      <w:r>
        <w:rPr>
          <w:rStyle w:val="NormalTok"/>
        </w:rPr>
        <w:t xml:space="preserve"> start_words:</w:t>
      </w:r>
      <w:r>
        <w:br/>
      </w:r>
      <w:r>
        <w:rPr>
          <w:rStyle w:val="NormalTok"/>
        </w:rPr>
        <w:t xml:space="preserve">            </w:t>
      </w:r>
      <w:r>
        <w:rPr>
          <w:rStyle w:val="CommentTok"/>
        </w:rPr>
        <w:t xml:space="preserve"># </w:t>
      </w:r>
      <w:r>
        <w:rPr>
          <w:rStyle w:val="CommentTok"/>
        </w:rPr>
        <w:t>加载模型和字典</w:t>
      </w:r>
      <w:r>
        <w:br/>
      </w:r>
      <w:r>
        <w:rPr>
          <w:rStyle w:val="NormalTok"/>
        </w:rPr>
        <w:t xml:space="preserve">            model, word_to_num, num_to_word </w:t>
      </w:r>
      <w:r>
        <w:rPr>
          <w:rStyle w:val="OperatorTok"/>
        </w:rPr>
        <w:t>=</w:t>
      </w:r>
      <w:r>
        <w:rPr>
          <w:rStyle w:val="NormalTok"/>
        </w:rPr>
        <w:t xml:space="preserve"> load_model_and_dictionaries(</w:t>
      </w:r>
      <w:r>
        <w:rPr>
          <w:rStyle w:val="StringTok"/>
        </w:rPr>
        <w:t>'peo2/lstm_model.pth'</w:t>
      </w:r>
      <w:r>
        <w:rPr>
          <w:rStyle w:val="NormalTok"/>
        </w:rPr>
        <w:t xml:space="preserve">, </w:t>
      </w:r>
      <w:r>
        <w:rPr>
          <w:rStyle w:val="StringTok"/>
        </w:rPr>
        <w:t>'peo2/word_to_num.pkl'</w:t>
      </w:r>
      <w:r>
        <w:rPr>
          <w:rStyle w:val="NormalTok"/>
        </w:rPr>
        <w:t xml:space="preserve">, </w:t>
      </w:r>
      <w:r>
        <w:rPr>
          <w:rStyle w:val="StringTok"/>
        </w:rPr>
        <w:t>'peo2/num_to_word.pkl'</w:t>
      </w:r>
      <w:r>
        <w:rPr>
          <w:rStyle w:val="NormalTok"/>
        </w:rPr>
        <w:t>)</w:t>
      </w:r>
      <w:r>
        <w:br/>
      </w:r>
      <w:r>
        <w:rPr>
          <w:rStyle w:val="NormalTok"/>
        </w:rPr>
        <w:t xml:space="preserve">            </w:t>
      </w:r>
      <w:r>
        <w:rPr>
          <w:rStyle w:val="CommentTok"/>
        </w:rPr>
        <w:t xml:space="preserve"># </w:t>
      </w:r>
      <w:r>
        <w:rPr>
          <w:rStyle w:val="CommentTok"/>
        </w:rPr>
        <w:t>生成藏头诗</w:t>
      </w:r>
      <w:r>
        <w:br/>
      </w:r>
      <w:r>
        <w:rPr>
          <w:rStyle w:val="NormalTok"/>
        </w:rPr>
        <w:t xml:space="preserve">            poem </w:t>
      </w:r>
      <w:r>
        <w:rPr>
          <w:rStyle w:val="OperatorTok"/>
        </w:rPr>
        <w:t>=</w:t>
      </w:r>
      <w:r>
        <w:rPr>
          <w:rStyle w:val="NormalTok"/>
        </w:rPr>
        <w:t xml:space="preserve"> generate_acrostic(model, </w:t>
      </w:r>
      <w:r>
        <w:rPr>
          <w:rStyle w:val="DecValTok"/>
        </w:rPr>
        <w:t>20</w:t>
      </w:r>
      <w:r>
        <w:rPr>
          <w:rStyle w:val="NormalTok"/>
        </w:rPr>
        <w:t>, start_words, word_to_num, num_to_word)</w:t>
      </w:r>
      <w:r>
        <w:br/>
      </w:r>
      <w:r>
        <w:rPr>
          <w:rStyle w:val="NormalTok"/>
        </w:rPr>
        <w:t xml:space="preserve">    </w:t>
      </w:r>
      <w:r>
        <w:rPr>
          <w:rStyle w:val="ControlFlowTok"/>
        </w:rPr>
        <w:t>return</w:t>
      </w:r>
      <w:r>
        <w:rPr>
          <w:rStyle w:val="NormalTok"/>
        </w:rPr>
        <w:t xml:space="preserve"> render_template(</w:t>
      </w:r>
      <w:r>
        <w:rPr>
          <w:rStyle w:val="StringTok"/>
        </w:rPr>
        <w:t>"index.html"</w:t>
      </w:r>
      <w:r>
        <w:rPr>
          <w:rStyle w:val="NormalTok"/>
        </w:rPr>
        <w:t>, poem</w:t>
      </w:r>
      <w:r>
        <w:rPr>
          <w:rStyle w:val="OperatorTok"/>
        </w:rPr>
        <w:t>=</w:t>
      </w:r>
      <w:r>
        <w:rPr>
          <w:rStyle w:val="NormalTok"/>
        </w:rPr>
        <w:t>poem)</w:t>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 xml:space="preserve">    app.run(debug</w:t>
      </w:r>
      <w:r>
        <w:rPr>
          <w:rStyle w:val="OperatorTok"/>
        </w:rPr>
        <w:t>=</w:t>
      </w:r>
      <w:r>
        <w:rPr>
          <w:rStyle w:val="VariableTok"/>
        </w:rPr>
        <w:t>True</w:t>
      </w:r>
      <w:r>
        <w:rPr>
          <w:rStyle w:val="NormalTok"/>
        </w:rPr>
        <w:t>,port</w:t>
      </w:r>
      <w:r>
        <w:rPr>
          <w:rStyle w:val="OperatorTok"/>
        </w:rPr>
        <w:t>=</w:t>
      </w:r>
      <w:r>
        <w:rPr>
          <w:rStyle w:val="DecValTok"/>
        </w:rPr>
        <w:t>8080</w:t>
      </w:r>
      <w:r>
        <w:rPr>
          <w:rStyle w:val="NormalTok"/>
        </w:rPr>
        <w:t>)</w:t>
      </w:r>
    </w:p>
    <w:p w14:paraId="4EBDB0F8" w14:textId="77777777" w:rsidR="00993750" w:rsidRDefault="00993750" w:rsidP="007B33C4">
      <w:pPr>
        <w:pStyle w:val="3"/>
        <w:ind w:firstLine="122"/>
      </w:pPr>
      <w:r>
        <w:t>index2.html</w:t>
      </w:r>
    </w:p>
    <w:p w14:paraId="15D2CB4F" w14:textId="3908090A" w:rsidR="00BA4038" w:rsidRPr="001C4B54" w:rsidRDefault="00993750" w:rsidP="007B33C4">
      <w:pPr>
        <w:pStyle w:val="SourceCode"/>
        <w:ind w:firstLine="128"/>
      </w:pPr>
      <w:r>
        <w:rPr>
          <w:rStyle w:val="DataTypeTok"/>
        </w:rPr>
        <w:t xml:space="preserve">&lt;!DOCTYPE </w:t>
      </w:r>
      <w:r>
        <w:rPr>
          <w:rStyle w:val="NormalTok"/>
        </w:rPr>
        <w:t>html</w:t>
      </w:r>
      <w:r>
        <w:rPr>
          <w:rStyle w:val="DataTypeTok"/>
        </w:rPr>
        <w:t>&gt;</w:t>
      </w:r>
      <w:r>
        <w:br/>
      </w:r>
      <w:r>
        <w:rPr>
          <w:rStyle w:val="KeywordTok"/>
        </w:rPr>
        <w:t>&lt;html&gt;</w:t>
      </w:r>
      <w:r>
        <w:br/>
      </w:r>
      <w:r>
        <w:rPr>
          <w:rStyle w:val="KeywordTok"/>
        </w:rPr>
        <w:t>&lt;head&gt;</w:t>
      </w:r>
      <w:r>
        <w:br/>
      </w:r>
      <w:r>
        <w:rPr>
          <w:rStyle w:val="NormalTok"/>
        </w:rPr>
        <w:t xml:space="preserve">    </w:t>
      </w:r>
      <w:r>
        <w:rPr>
          <w:rStyle w:val="KeywordTok"/>
        </w:rPr>
        <w:t>&lt;title&gt;</w:t>
      </w:r>
      <w:r>
        <w:rPr>
          <w:rStyle w:val="NormalTok"/>
        </w:rPr>
        <w:t>基于</w:t>
      </w:r>
      <w:r>
        <w:rPr>
          <w:rStyle w:val="NormalTok"/>
        </w:rPr>
        <w:t>LSTM</w:t>
      </w:r>
      <w:r>
        <w:rPr>
          <w:rStyle w:val="NormalTok"/>
        </w:rPr>
        <w:t>神经网络的藏头诗生成器</w:t>
      </w:r>
      <w:r>
        <w:rPr>
          <w:rStyle w:val="KeywordTok"/>
        </w:rPr>
        <w:t>&lt;/title&gt;</w:t>
      </w:r>
      <w:r>
        <w:br/>
      </w:r>
      <w:r>
        <w:rPr>
          <w:rStyle w:val="NormalTok"/>
        </w:rPr>
        <w:t xml:space="preserve">    </w:t>
      </w:r>
      <w:r>
        <w:rPr>
          <w:rStyle w:val="KeywordTok"/>
        </w:rPr>
        <w:t>&lt;link</w:t>
      </w:r>
      <w:r>
        <w:rPr>
          <w:rStyle w:val="NormalTok"/>
        </w:rPr>
        <w:t xml:space="preserve"> </w:t>
      </w:r>
      <w:r>
        <w:rPr>
          <w:rStyle w:val="ErrorTok"/>
        </w:rPr>
        <w:t>rel</w:t>
      </w:r>
      <w:r>
        <w:rPr>
          <w:rStyle w:val="OtherTok"/>
        </w:rPr>
        <w:t>=</w:t>
      </w:r>
      <w:r>
        <w:rPr>
          <w:rStyle w:val="StringTok"/>
        </w:rPr>
        <w:t>"stylesheet"</w:t>
      </w:r>
      <w:r>
        <w:rPr>
          <w:rStyle w:val="NormalTok"/>
        </w:rPr>
        <w:t xml:space="preserve"> </w:t>
      </w:r>
      <w:r>
        <w:rPr>
          <w:rStyle w:val="ErrorTok"/>
        </w:rPr>
        <w:t>href</w:t>
      </w:r>
      <w:r>
        <w:rPr>
          <w:rStyle w:val="OtherTok"/>
        </w:rPr>
        <w:t>=</w:t>
      </w:r>
      <w:r>
        <w:rPr>
          <w:rStyle w:val="StringTok"/>
        </w:rPr>
        <w:t>"{{ url_for('static', filename='css/style.css') }}"</w:t>
      </w:r>
      <w:r>
        <w:rPr>
          <w:rStyle w:val="KeywordTok"/>
        </w:rPr>
        <w:t>&gt;</w:t>
      </w:r>
      <w:r>
        <w:br/>
      </w:r>
      <w:r>
        <w:br/>
      </w:r>
      <w:r>
        <w:rPr>
          <w:rStyle w:val="KeywordTok"/>
        </w:rPr>
        <w:t>&lt;/head&gt;</w:t>
      </w:r>
      <w:r>
        <w:br/>
      </w:r>
      <w:r>
        <w:rPr>
          <w:rStyle w:val="KeywordTok"/>
        </w:rPr>
        <w:t>&lt;body&gt;</w:t>
      </w:r>
      <w:r>
        <w:br/>
      </w:r>
      <w:r>
        <w:rPr>
          <w:rStyle w:val="NormalTok"/>
        </w:rPr>
        <w:t xml:space="preserve">    </w:t>
      </w:r>
      <w:r>
        <w:rPr>
          <w:rStyle w:val="KeywordTok"/>
        </w:rPr>
        <w:t>&lt;h1&gt;</w:t>
      </w:r>
      <w:r>
        <w:rPr>
          <w:rStyle w:val="NormalTok"/>
        </w:rPr>
        <w:t>基于</w:t>
      </w:r>
      <w:r>
        <w:rPr>
          <w:rStyle w:val="NormalTok"/>
        </w:rPr>
        <w:t>LSTM</w:t>
      </w:r>
      <w:r>
        <w:rPr>
          <w:rStyle w:val="NormalTok"/>
        </w:rPr>
        <w:t>神经网络的藏头诗生成器</w:t>
      </w:r>
      <w:r>
        <w:rPr>
          <w:rStyle w:val="KeywordTok"/>
        </w:rPr>
        <w:t>&lt;/h1&gt;</w:t>
      </w:r>
      <w:r>
        <w:br/>
      </w:r>
      <w:r>
        <w:rPr>
          <w:rStyle w:val="NormalTok"/>
        </w:rPr>
        <w:t xml:space="preserve">    </w:t>
      </w:r>
      <w:r>
        <w:rPr>
          <w:rStyle w:val="KeywordTok"/>
        </w:rPr>
        <w:t>&lt;form</w:t>
      </w:r>
      <w:r>
        <w:rPr>
          <w:rStyle w:val="NormalTok"/>
        </w:rPr>
        <w:t xml:space="preserve"> </w:t>
      </w:r>
      <w:r>
        <w:rPr>
          <w:rStyle w:val="ErrorTok"/>
        </w:rPr>
        <w:t>method</w:t>
      </w:r>
      <w:r>
        <w:rPr>
          <w:rStyle w:val="OtherTok"/>
        </w:rPr>
        <w:t>=</w:t>
      </w:r>
      <w:r>
        <w:rPr>
          <w:rStyle w:val="StringTok"/>
        </w:rPr>
        <w:t>"post"</w:t>
      </w:r>
      <w:r>
        <w:rPr>
          <w:rStyle w:val="KeywordTok"/>
        </w:rPr>
        <w:t>&gt;</w:t>
      </w:r>
      <w:r>
        <w:br/>
      </w:r>
      <w:r>
        <w:rPr>
          <w:rStyle w:val="NormalTok"/>
        </w:rPr>
        <w:t xml:space="preserve">        </w:t>
      </w:r>
      <w:r>
        <w:rPr>
          <w:rStyle w:val="NormalTok"/>
        </w:rPr>
        <w:t>开始词：</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"start_words"</w:t>
      </w:r>
      <w:r>
        <w:rPr>
          <w:rStyle w:val="NormalTok"/>
        </w:rPr>
        <w:t xml:space="preserve"> </w:t>
      </w:r>
      <w:r>
        <w:rPr>
          <w:rStyle w:val="ErrorTok"/>
        </w:rPr>
        <w:t>required</w:t>
      </w:r>
      <w:r>
        <w:rPr>
          <w:rStyle w:val="NormalTok"/>
        </w:rPr>
        <w:t xml:space="preserve"> </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"submit"</w:t>
      </w:r>
      <w:r>
        <w:rPr>
          <w:rStyle w:val="NormalTok"/>
        </w:rPr>
        <w:t xml:space="preserve"> </w:t>
      </w:r>
      <w:r>
        <w:rPr>
          <w:rStyle w:val="ErrorTok"/>
        </w:rPr>
        <w:t>value</w:t>
      </w:r>
      <w:r>
        <w:rPr>
          <w:rStyle w:val="OtherTok"/>
        </w:rPr>
        <w:t>=</w:t>
      </w:r>
      <w:r>
        <w:rPr>
          <w:rStyle w:val="StringTok"/>
        </w:rPr>
        <w:t>"</w:t>
      </w:r>
      <w:r>
        <w:rPr>
          <w:rStyle w:val="StringTok"/>
        </w:rPr>
        <w:t>生成</w:t>
      </w:r>
      <w:r>
        <w:rPr>
          <w:rStyle w:val="StringTok"/>
        </w:rPr>
        <w:t>"</w:t>
      </w:r>
      <w:r>
        <w:rPr>
          <w:rStyle w:val="NormalTok"/>
        </w:rPr>
        <w:t xml:space="preserve"> </w:t>
      </w:r>
      <w:r>
        <w:rPr>
          <w:rStyle w:val="KeywordTok"/>
        </w:rPr>
        <w:t>/&gt;</w:t>
      </w:r>
      <w:r>
        <w:br/>
      </w:r>
      <w:r>
        <w:rPr>
          <w:rStyle w:val="NormalTok"/>
        </w:rPr>
        <w:t xml:space="preserve">    </w:t>
      </w:r>
      <w:r>
        <w:rPr>
          <w:rStyle w:val="KeywordTok"/>
        </w:rPr>
        <w:t>&lt;/form&gt;</w:t>
      </w:r>
      <w:r>
        <w:br/>
      </w:r>
      <w:r>
        <w:rPr>
          <w:rStyle w:val="NormalTok"/>
        </w:rPr>
        <w:t xml:space="preserve">    {% if poem %}</w:t>
      </w:r>
      <w:r>
        <w:br/>
      </w:r>
      <w:r>
        <w:rPr>
          <w:rStyle w:val="NormalTok"/>
        </w:rPr>
        <w:t xml:space="preserve">        </w:t>
      </w:r>
      <w:r>
        <w:rPr>
          <w:rStyle w:val="KeywordTok"/>
        </w:rPr>
        <w:t>&lt;pre&gt;</w:t>
      </w:r>
      <w:r>
        <w:rPr>
          <w:rStyle w:val="NormalTok"/>
        </w:rPr>
        <w:t>{{ poem }}</w:t>
      </w:r>
      <w:r>
        <w:rPr>
          <w:rStyle w:val="KeywordTok"/>
        </w:rPr>
        <w:t>&lt;/pre&gt;</w:t>
      </w:r>
      <w:r>
        <w:br/>
      </w:r>
      <w:r>
        <w:rPr>
          <w:rStyle w:val="NormalTok"/>
        </w:rPr>
        <w:t xml:space="preserve">    {% endif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"team-info"</w:t>
      </w:r>
      <w:r>
        <w:rPr>
          <w:rStyle w:val="KeywordTok"/>
        </w:rPr>
        <w:t>&gt;</w:t>
      </w:r>
      <w:r>
        <w:br/>
      </w:r>
      <w:r>
        <w:rPr>
          <w:rStyle w:val="NormalTok"/>
        </w:rPr>
        <w:t xml:space="preserve">        </w:t>
      </w:r>
      <w:r>
        <w:rPr>
          <w:rStyle w:val="KeywordTok"/>
        </w:rPr>
        <w:t>&lt;h2&gt;</w:t>
      </w:r>
      <w:r>
        <w:rPr>
          <w:rStyle w:val="NormalTok"/>
        </w:rPr>
        <w:t>数据结构课设：神经网络</w:t>
      </w:r>
      <w:r>
        <w:rPr>
          <w:rStyle w:val="KeywordTok"/>
        </w:rPr>
        <w:t>&lt;/h2&gt;</w:t>
      </w:r>
      <w:r>
        <w:br/>
      </w:r>
      <w:r>
        <w:rPr>
          <w:rStyle w:val="NormalTok"/>
        </w:rPr>
        <w:t xml:space="preserve">        </w:t>
      </w:r>
      <w:r>
        <w:rPr>
          <w:rStyle w:val="KeywordTok"/>
        </w:rPr>
        <w:t>&lt;ul&gt;</w:t>
      </w:r>
      <w:r>
        <w:br/>
      </w:r>
      <w:r>
        <w:rPr>
          <w:rStyle w:val="NormalTok"/>
        </w:rPr>
        <w:t xml:space="preserve">            </w:t>
      </w:r>
      <w:r>
        <w:rPr>
          <w:rStyle w:val="KeywordTok"/>
        </w:rPr>
        <w:t>&lt;li&gt;</w:t>
      </w:r>
      <w:r>
        <w:rPr>
          <w:rStyle w:val="NormalTok"/>
        </w:rPr>
        <w:t>组长：杨熙承</w:t>
      </w:r>
      <w:r>
        <w:rPr>
          <w:rStyle w:val="KeywordTok"/>
        </w:rPr>
        <w:t>&lt;/li&gt;</w:t>
      </w:r>
      <w:r>
        <w:br/>
      </w:r>
      <w:r>
        <w:rPr>
          <w:rStyle w:val="NormalTok"/>
        </w:rPr>
        <w:t xml:space="preserve">            </w:t>
      </w:r>
      <w:r>
        <w:rPr>
          <w:rStyle w:val="KeywordTok"/>
        </w:rPr>
        <w:t>&lt;li&gt;</w:t>
      </w:r>
      <w:r>
        <w:rPr>
          <w:rStyle w:val="NormalTok"/>
        </w:rPr>
        <w:t>组员：王语桐</w:t>
      </w:r>
      <w:r>
        <w:rPr>
          <w:rStyle w:val="KeywordTok"/>
        </w:rPr>
        <w:t>&lt;/li&gt;</w:t>
      </w:r>
      <w:r>
        <w:br/>
      </w:r>
      <w:r>
        <w:rPr>
          <w:rStyle w:val="NormalTok"/>
        </w:rPr>
        <w:t xml:space="preserve">            </w:t>
      </w:r>
      <w:r>
        <w:rPr>
          <w:rStyle w:val="KeywordTok"/>
        </w:rPr>
        <w:t>&lt;li&gt;</w:t>
      </w:r>
      <w:r>
        <w:rPr>
          <w:rStyle w:val="NormalTok"/>
        </w:rPr>
        <w:t>组员：徐姜旸</w:t>
      </w:r>
      <w:r>
        <w:rPr>
          <w:rStyle w:val="KeywordTok"/>
        </w:rPr>
        <w:t>&lt;/li&gt;</w:t>
      </w:r>
      <w:r>
        <w:br/>
      </w:r>
      <w:r>
        <w:rPr>
          <w:rStyle w:val="NormalTok"/>
        </w:rPr>
        <w:t xml:space="preserve">            </w:t>
      </w:r>
      <w:r>
        <w:rPr>
          <w:rStyle w:val="KeywordTok"/>
        </w:rPr>
        <w:t>&lt;li&gt;</w:t>
      </w:r>
      <w:r>
        <w:rPr>
          <w:rStyle w:val="NormalTok"/>
        </w:rPr>
        <w:t>组员：林越</w:t>
      </w:r>
      <w:r>
        <w:rPr>
          <w:rStyle w:val="KeywordTok"/>
        </w:rPr>
        <w:t>&lt;/li&gt;</w:t>
      </w:r>
      <w:r>
        <w:br/>
      </w:r>
      <w:r>
        <w:rPr>
          <w:rStyle w:val="NormalTok"/>
        </w:rPr>
        <w:t xml:space="preserve">        </w:t>
      </w:r>
      <w:r>
        <w:rPr>
          <w:rStyle w:val="KeywordTok"/>
        </w:rPr>
        <w:t>&lt;/ul&gt;</w:t>
      </w:r>
      <w:r>
        <w:br/>
      </w:r>
      <w:r>
        <w:rPr>
          <w:rStyle w:val="NormalTok"/>
        </w:rPr>
        <w:t xml:space="preserve">    </w:t>
      </w:r>
      <w:r>
        <w:rPr>
          <w:rStyle w:val="KeywordTok"/>
        </w:rPr>
        <w:t>&lt;/div&gt;</w:t>
      </w:r>
      <w:r>
        <w:br/>
      </w:r>
      <w:r>
        <w:rPr>
          <w:rStyle w:val="NormalTok"/>
        </w:rPr>
        <w:t xml:space="preserve">    </w:t>
      </w:r>
      <w:r>
        <w:rPr>
          <w:rStyle w:val="KeywordTok"/>
        </w:rPr>
        <w:t>&lt;script</w:t>
      </w:r>
      <w:r>
        <w:rPr>
          <w:rStyle w:val="NormalTok"/>
        </w:rPr>
        <w:t xml:space="preserve"> </w:t>
      </w:r>
      <w:r>
        <w:rPr>
          <w:rStyle w:val="ErrorTok"/>
        </w:rPr>
        <w:t>src</w:t>
      </w:r>
      <w:r>
        <w:rPr>
          <w:rStyle w:val="OtherTok"/>
        </w:rPr>
        <w:t>=</w:t>
      </w:r>
      <w:r>
        <w:rPr>
          <w:rStyle w:val="StringTok"/>
        </w:rPr>
        <w:t>"{{ url_for('static', filename='js/script.js') }}"</w:t>
      </w:r>
      <w:r>
        <w:rPr>
          <w:rStyle w:val="KeywordTok"/>
        </w:rPr>
        <w:t>&gt;&lt;/script&gt;</w:t>
      </w:r>
      <w:r>
        <w:br/>
      </w:r>
      <w:r>
        <w:rPr>
          <w:rStyle w:val="KeywordTok"/>
        </w:rPr>
        <w:t>&lt;/body&gt;</w:t>
      </w:r>
      <w:r>
        <w:br/>
      </w:r>
      <w:r>
        <w:rPr>
          <w:rStyle w:val="KeywordTok"/>
        </w:rPr>
        <w:t>&lt;/html&gt;</w:t>
      </w:r>
    </w:p>
    <w:sectPr w:rsidR="00BA4038" w:rsidRPr="001C4B54">
      <w:pgSz w:w="11906" w:h="16838"/>
      <w:pgMar w:top="1440" w:right="1800" w:bottom="1440" w:left="1800" w:header="720" w:footer="720" w:gutter="0"/>
      <w:pgNumType w:fmt="lowerRoman"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13FC3" w14:textId="77777777" w:rsidR="000D3E7C" w:rsidRDefault="000D3E7C">
      <w:pPr>
        <w:ind w:left="-374" w:right="-700" w:firstLine="122"/>
      </w:pPr>
      <w:r>
        <w:separator/>
      </w:r>
    </w:p>
    <w:p w14:paraId="42C7F022" w14:textId="77777777" w:rsidR="000D3E7C" w:rsidRDefault="000D3E7C">
      <w:pPr>
        <w:ind w:left="-374" w:right="-700" w:firstLine="122"/>
      </w:pPr>
    </w:p>
    <w:p w14:paraId="0B542F75" w14:textId="77777777" w:rsidR="000D3E7C" w:rsidRDefault="000D3E7C" w:rsidP="00AB260B">
      <w:pPr>
        <w:ind w:left="-374" w:right="-700" w:firstLine="122"/>
      </w:pPr>
    </w:p>
    <w:p w14:paraId="37AD4C95" w14:textId="77777777" w:rsidR="000D3E7C" w:rsidRDefault="000D3E7C" w:rsidP="00AB260B">
      <w:pPr>
        <w:ind w:left="-374" w:right="-700" w:firstLine="122"/>
      </w:pPr>
    </w:p>
    <w:p w14:paraId="0E5FC8FF" w14:textId="77777777" w:rsidR="000D3E7C" w:rsidRDefault="000D3E7C" w:rsidP="00AB260B">
      <w:pPr>
        <w:ind w:firstLine="122"/>
      </w:pPr>
    </w:p>
    <w:p w14:paraId="0BAEA273" w14:textId="77777777" w:rsidR="000D3E7C" w:rsidRDefault="000D3E7C" w:rsidP="00AB260B">
      <w:pPr>
        <w:ind w:firstLine="122"/>
      </w:pPr>
    </w:p>
    <w:p w14:paraId="459AD804" w14:textId="77777777" w:rsidR="000D3E7C" w:rsidRDefault="000D3E7C" w:rsidP="003E7F0A">
      <w:pPr>
        <w:ind w:firstLine="122"/>
      </w:pPr>
    </w:p>
    <w:p w14:paraId="605DDACE" w14:textId="77777777" w:rsidR="000D3E7C" w:rsidRDefault="000D3E7C">
      <w:pPr>
        <w:ind w:firstLine="122"/>
      </w:pPr>
    </w:p>
    <w:p w14:paraId="0BA00A60" w14:textId="77777777" w:rsidR="000D3E7C" w:rsidRDefault="000D3E7C" w:rsidP="0024340A">
      <w:pPr>
        <w:ind w:firstLine="122"/>
      </w:pPr>
    </w:p>
    <w:p w14:paraId="15BAA9D1" w14:textId="77777777" w:rsidR="000D3E7C" w:rsidRDefault="000D3E7C" w:rsidP="0024340A">
      <w:pPr>
        <w:ind w:firstLine="122"/>
      </w:pPr>
    </w:p>
    <w:p w14:paraId="35117F75" w14:textId="77777777" w:rsidR="000D3E7C" w:rsidRDefault="000D3E7C" w:rsidP="0024340A">
      <w:pPr>
        <w:ind w:firstLine="122"/>
      </w:pPr>
    </w:p>
    <w:p w14:paraId="7B537EBF" w14:textId="77777777" w:rsidR="000D3E7C" w:rsidRDefault="000D3E7C" w:rsidP="005A3CF2">
      <w:pPr>
        <w:ind w:firstLine="122"/>
      </w:pPr>
    </w:p>
    <w:p w14:paraId="4D325E05" w14:textId="77777777" w:rsidR="000D3E7C" w:rsidRDefault="000D3E7C" w:rsidP="005A3CF2">
      <w:pPr>
        <w:ind w:firstLine="122"/>
      </w:pPr>
    </w:p>
    <w:p w14:paraId="204DD0BE" w14:textId="77777777" w:rsidR="000D3E7C" w:rsidRDefault="000D3E7C" w:rsidP="005A3CF2">
      <w:pPr>
        <w:ind w:firstLine="122"/>
      </w:pPr>
    </w:p>
    <w:p w14:paraId="644DC437" w14:textId="77777777" w:rsidR="000D3E7C" w:rsidRDefault="000D3E7C" w:rsidP="005A3CF2">
      <w:pPr>
        <w:ind w:firstLine="122"/>
      </w:pPr>
    </w:p>
    <w:p w14:paraId="166D5EDB" w14:textId="77777777" w:rsidR="000D3E7C" w:rsidRDefault="000D3E7C" w:rsidP="005A3CF2">
      <w:pPr>
        <w:ind w:firstLine="122"/>
      </w:pPr>
    </w:p>
    <w:p w14:paraId="7CDCA81C" w14:textId="77777777" w:rsidR="000D3E7C" w:rsidRDefault="000D3E7C" w:rsidP="005A3CF2">
      <w:pPr>
        <w:ind w:firstLine="122"/>
      </w:pPr>
    </w:p>
    <w:p w14:paraId="382A2EFC" w14:textId="77777777" w:rsidR="000D3E7C" w:rsidRDefault="000D3E7C" w:rsidP="00F000F4">
      <w:pPr>
        <w:ind w:firstLine="122"/>
      </w:pPr>
    </w:p>
    <w:p w14:paraId="45595A48" w14:textId="77777777" w:rsidR="000D3E7C" w:rsidRDefault="000D3E7C" w:rsidP="00F000F4">
      <w:pPr>
        <w:ind w:firstLine="122"/>
      </w:pPr>
    </w:p>
    <w:p w14:paraId="0FE942BE" w14:textId="77777777" w:rsidR="000D3E7C" w:rsidRDefault="000D3E7C" w:rsidP="00F000F4">
      <w:pPr>
        <w:ind w:firstLine="122"/>
      </w:pPr>
    </w:p>
    <w:p w14:paraId="02B22A8D" w14:textId="77777777" w:rsidR="000D3E7C" w:rsidRDefault="000D3E7C" w:rsidP="00F000F4">
      <w:pPr>
        <w:ind w:firstLine="122"/>
      </w:pPr>
    </w:p>
    <w:p w14:paraId="08170731" w14:textId="77777777" w:rsidR="000D3E7C" w:rsidRDefault="000D3E7C">
      <w:pPr>
        <w:ind w:firstLine="122"/>
      </w:pPr>
    </w:p>
    <w:p w14:paraId="767B9D78" w14:textId="77777777" w:rsidR="000D3E7C" w:rsidRDefault="000D3E7C"/>
    <w:p w14:paraId="7F54FE0A" w14:textId="77777777" w:rsidR="000D3E7C" w:rsidRDefault="000D3E7C" w:rsidP="005126C1"/>
  </w:endnote>
  <w:endnote w:type="continuationSeparator" w:id="0">
    <w:p w14:paraId="51CBB1A5" w14:textId="77777777" w:rsidR="000D3E7C" w:rsidRDefault="000D3E7C">
      <w:pPr>
        <w:ind w:left="-374" w:right="-700" w:firstLine="122"/>
      </w:pPr>
      <w:r>
        <w:continuationSeparator/>
      </w:r>
    </w:p>
    <w:p w14:paraId="0E6AD971" w14:textId="77777777" w:rsidR="000D3E7C" w:rsidRDefault="000D3E7C">
      <w:pPr>
        <w:ind w:left="-374" w:right="-700" w:firstLine="122"/>
      </w:pPr>
    </w:p>
    <w:p w14:paraId="34247701" w14:textId="77777777" w:rsidR="000D3E7C" w:rsidRDefault="000D3E7C" w:rsidP="00AB260B">
      <w:pPr>
        <w:ind w:left="-374" w:right="-700" w:firstLine="122"/>
      </w:pPr>
    </w:p>
    <w:p w14:paraId="75F6289E" w14:textId="77777777" w:rsidR="000D3E7C" w:rsidRDefault="000D3E7C" w:rsidP="00AB260B">
      <w:pPr>
        <w:ind w:left="-374" w:right="-700" w:firstLine="122"/>
      </w:pPr>
    </w:p>
    <w:p w14:paraId="7F812BA2" w14:textId="77777777" w:rsidR="000D3E7C" w:rsidRDefault="000D3E7C" w:rsidP="00AB260B">
      <w:pPr>
        <w:ind w:firstLine="122"/>
      </w:pPr>
    </w:p>
    <w:p w14:paraId="1973D7F8" w14:textId="77777777" w:rsidR="000D3E7C" w:rsidRDefault="000D3E7C" w:rsidP="00AB260B">
      <w:pPr>
        <w:ind w:firstLine="122"/>
      </w:pPr>
    </w:p>
    <w:p w14:paraId="0C311126" w14:textId="77777777" w:rsidR="000D3E7C" w:rsidRDefault="000D3E7C" w:rsidP="003E7F0A">
      <w:pPr>
        <w:ind w:firstLine="122"/>
      </w:pPr>
    </w:p>
    <w:p w14:paraId="516BA04B" w14:textId="77777777" w:rsidR="000D3E7C" w:rsidRDefault="000D3E7C">
      <w:pPr>
        <w:ind w:firstLine="122"/>
      </w:pPr>
    </w:p>
    <w:p w14:paraId="28F12DA5" w14:textId="77777777" w:rsidR="000D3E7C" w:rsidRDefault="000D3E7C" w:rsidP="0024340A">
      <w:pPr>
        <w:ind w:firstLine="122"/>
      </w:pPr>
    </w:p>
    <w:p w14:paraId="4770E8F5" w14:textId="77777777" w:rsidR="000D3E7C" w:rsidRDefault="000D3E7C" w:rsidP="0024340A">
      <w:pPr>
        <w:ind w:firstLine="122"/>
      </w:pPr>
    </w:p>
    <w:p w14:paraId="51A5ECEC" w14:textId="77777777" w:rsidR="000D3E7C" w:rsidRDefault="000D3E7C" w:rsidP="0024340A">
      <w:pPr>
        <w:ind w:firstLine="122"/>
      </w:pPr>
    </w:p>
    <w:p w14:paraId="657F057B" w14:textId="77777777" w:rsidR="000D3E7C" w:rsidRDefault="000D3E7C" w:rsidP="005A3CF2">
      <w:pPr>
        <w:ind w:firstLine="122"/>
      </w:pPr>
    </w:p>
    <w:p w14:paraId="5502212A" w14:textId="77777777" w:rsidR="000D3E7C" w:rsidRDefault="000D3E7C" w:rsidP="005A3CF2">
      <w:pPr>
        <w:ind w:firstLine="122"/>
      </w:pPr>
    </w:p>
    <w:p w14:paraId="4DBF2E29" w14:textId="77777777" w:rsidR="000D3E7C" w:rsidRDefault="000D3E7C" w:rsidP="005A3CF2">
      <w:pPr>
        <w:ind w:firstLine="122"/>
      </w:pPr>
    </w:p>
    <w:p w14:paraId="3A5AB5EF" w14:textId="77777777" w:rsidR="000D3E7C" w:rsidRDefault="000D3E7C" w:rsidP="005A3CF2">
      <w:pPr>
        <w:ind w:firstLine="122"/>
      </w:pPr>
    </w:p>
    <w:p w14:paraId="45025FE6" w14:textId="77777777" w:rsidR="000D3E7C" w:rsidRDefault="000D3E7C" w:rsidP="005A3CF2">
      <w:pPr>
        <w:ind w:firstLine="122"/>
      </w:pPr>
    </w:p>
    <w:p w14:paraId="0725DEBD" w14:textId="77777777" w:rsidR="000D3E7C" w:rsidRDefault="000D3E7C" w:rsidP="005A3CF2">
      <w:pPr>
        <w:ind w:firstLine="122"/>
      </w:pPr>
    </w:p>
    <w:p w14:paraId="52DEA684" w14:textId="77777777" w:rsidR="000D3E7C" w:rsidRDefault="000D3E7C" w:rsidP="00F000F4">
      <w:pPr>
        <w:ind w:firstLine="122"/>
      </w:pPr>
    </w:p>
    <w:p w14:paraId="42A6F616" w14:textId="77777777" w:rsidR="000D3E7C" w:rsidRDefault="000D3E7C" w:rsidP="00F000F4">
      <w:pPr>
        <w:ind w:firstLine="122"/>
      </w:pPr>
    </w:p>
    <w:p w14:paraId="1A3B858F" w14:textId="77777777" w:rsidR="000D3E7C" w:rsidRDefault="000D3E7C" w:rsidP="00F000F4">
      <w:pPr>
        <w:ind w:firstLine="122"/>
      </w:pPr>
    </w:p>
    <w:p w14:paraId="787F7113" w14:textId="77777777" w:rsidR="000D3E7C" w:rsidRDefault="000D3E7C" w:rsidP="00F000F4">
      <w:pPr>
        <w:ind w:firstLine="122"/>
      </w:pPr>
    </w:p>
    <w:p w14:paraId="4C21D399" w14:textId="77777777" w:rsidR="000D3E7C" w:rsidRDefault="000D3E7C">
      <w:pPr>
        <w:ind w:firstLine="122"/>
      </w:pPr>
    </w:p>
    <w:p w14:paraId="48BF6B6C" w14:textId="77777777" w:rsidR="000D3E7C" w:rsidRDefault="000D3E7C"/>
    <w:p w14:paraId="7288FC14" w14:textId="77777777" w:rsidR="000D3E7C" w:rsidRDefault="000D3E7C" w:rsidP="005126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1" w:csb1="00000000"/>
  </w:font>
  <w:font w:name="仿宋_GB2312">
    <w:altName w:val="仿宋"/>
    <w:charset w:val="86"/>
    <w:family w:val="moder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1064988181"/>
    </w:sdtPr>
    <w:sdtContent>
      <w:p w14:paraId="1B84EFFA" w14:textId="249F19CB"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sdt>
    <w:sdtPr>
      <w:rPr>
        <w:rStyle w:val="ae"/>
      </w:rPr>
      <w:id w:val="-1624992270"/>
    </w:sdtPr>
    <w:sdtContent>
      <w:p w14:paraId="55F70DC7" w14:textId="3DEA1E2E"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sdt>
    <w:sdtPr>
      <w:rPr>
        <w:rStyle w:val="ae"/>
      </w:rPr>
      <w:id w:val="-1737240939"/>
    </w:sdtPr>
    <w:sdtContent>
      <w:p w14:paraId="01D881D5" w14:textId="37681C29"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p w14:paraId="69F9897D" w14:textId="77777777" w:rsidR="00BA4038" w:rsidRDefault="00BA403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2084018162"/>
    </w:sdtPr>
    <w:sdtContent>
      <w:p w14:paraId="509BD9ED" w14:textId="77777777"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Pr>
            <w:rStyle w:val="ae"/>
          </w:rPr>
          <w:t>1</w:t>
        </w:r>
        <w:r>
          <w:rPr>
            <w:rStyle w:val="ae"/>
          </w:rPr>
          <w:fldChar w:fldCharType="end"/>
        </w:r>
      </w:p>
    </w:sdtContent>
  </w:sdt>
  <w:p w14:paraId="06043C15" w14:textId="77777777" w:rsidR="00BA4038" w:rsidRDefault="00BA403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A0C14" w14:textId="77777777" w:rsidR="000D3E7C" w:rsidRDefault="000D3E7C">
      <w:pPr>
        <w:ind w:left="-374" w:right="-700" w:firstLine="122"/>
      </w:pPr>
      <w:r>
        <w:separator/>
      </w:r>
    </w:p>
    <w:p w14:paraId="727E27FD" w14:textId="77777777" w:rsidR="000D3E7C" w:rsidRDefault="000D3E7C">
      <w:pPr>
        <w:ind w:left="-374" w:right="-700" w:firstLine="122"/>
      </w:pPr>
    </w:p>
    <w:p w14:paraId="6CD1151C" w14:textId="77777777" w:rsidR="000D3E7C" w:rsidRDefault="000D3E7C" w:rsidP="00AB260B">
      <w:pPr>
        <w:ind w:left="-374" w:right="-700" w:firstLine="122"/>
      </w:pPr>
    </w:p>
    <w:p w14:paraId="2C23CB49" w14:textId="77777777" w:rsidR="000D3E7C" w:rsidRDefault="000D3E7C" w:rsidP="00AB260B">
      <w:pPr>
        <w:ind w:left="-374" w:right="-700" w:firstLine="122"/>
      </w:pPr>
    </w:p>
    <w:p w14:paraId="743A6996" w14:textId="77777777" w:rsidR="000D3E7C" w:rsidRDefault="000D3E7C" w:rsidP="00AB260B">
      <w:pPr>
        <w:ind w:firstLine="122"/>
      </w:pPr>
    </w:p>
    <w:p w14:paraId="7FF196ED" w14:textId="77777777" w:rsidR="000D3E7C" w:rsidRDefault="000D3E7C" w:rsidP="00AB260B">
      <w:pPr>
        <w:ind w:firstLine="122"/>
      </w:pPr>
    </w:p>
    <w:p w14:paraId="7237F09D" w14:textId="77777777" w:rsidR="000D3E7C" w:rsidRDefault="000D3E7C" w:rsidP="003E7F0A">
      <w:pPr>
        <w:ind w:firstLine="122"/>
      </w:pPr>
    </w:p>
    <w:p w14:paraId="6716B43D" w14:textId="77777777" w:rsidR="000D3E7C" w:rsidRDefault="000D3E7C">
      <w:pPr>
        <w:ind w:firstLine="122"/>
      </w:pPr>
    </w:p>
    <w:p w14:paraId="6D0D7614" w14:textId="77777777" w:rsidR="000D3E7C" w:rsidRDefault="000D3E7C" w:rsidP="0024340A">
      <w:pPr>
        <w:ind w:firstLine="122"/>
      </w:pPr>
    </w:p>
    <w:p w14:paraId="3877C903" w14:textId="77777777" w:rsidR="000D3E7C" w:rsidRDefault="000D3E7C" w:rsidP="0024340A">
      <w:pPr>
        <w:ind w:firstLine="122"/>
      </w:pPr>
    </w:p>
    <w:p w14:paraId="666759B8" w14:textId="77777777" w:rsidR="000D3E7C" w:rsidRDefault="000D3E7C" w:rsidP="0024340A">
      <w:pPr>
        <w:ind w:firstLine="122"/>
      </w:pPr>
    </w:p>
    <w:p w14:paraId="25E9DBAF" w14:textId="77777777" w:rsidR="000D3E7C" w:rsidRDefault="000D3E7C" w:rsidP="005A3CF2">
      <w:pPr>
        <w:ind w:firstLine="122"/>
      </w:pPr>
    </w:p>
    <w:p w14:paraId="179D9B5F" w14:textId="77777777" w:rsidR="000D3E7C" w:rsidRDefault="000D3E7C" w:rsidP="005A3CF2">
      <w:pPr>
        <w:ind w:firstLine="122"/>
      </w:pPr>
    </w:p>
    <w:p w14:paraId="145E5A57" w14:textId="77777777" w:rsidR="000D3E7C" w:rsidRDefault="000D3E7C" w:rsidP="005A3CF2">
      <w:pPr>
        <w:ind w:firstLine="122"/>
      </w:pPr>
    </w:p>
    <w:p w14:paraId="02BC7262" w14:textId="77777777" w:rsidR="000D3E7C" w:rsidRDefault="000D3E7C" w:rsidP="005A3CF2">
      <w:pPr>
        <w:ind w:firstLine="122"/>
      </w:pPr>
    </w:p>
    <w:p w14:paraId="127CC49D" w14:textId="77777777" w:rsidR="000D3E7C" w:rsidRDefault="000D3E7C" w:rsidP="005A3CF2">
      <w:pPr>
        <w:ind w:firstLine="122"/>
      </w:pPr>
    </w:p>
    <w:p w14:paraId="578F788D" w14:textId="77777777" w:rsidR="000D3E7C" w:rsidRDefault="000D3E7C" w:rsidP="005A3CF2">
      <w:pPr>
        <w:ind w:firstLine="122"/>
      </w:pPr>
    </w:p>
    <w:p w14:paraId="3610AEF0" w14:textId="77777777" w:rsidR="000D3E7C" w:rsidRDefault="000D3E7C" w:rsidP="00F000F4">
      <w:pPr>
        <w:ind w:firstLine="122"/>
      </w:pPr>
    </w:p>
    <w:p w14:paraId="3913EE60" w14:textId="77777777" w:rsidR="000D3E7C" w:rsidRDefault="000D3E7C" w:rsidP="00F000F4">
      <w:pPr>
        <w:ind w:firstLine="122"/>
      </w:pPr>
    </w:p>
    <w:p w14:paraId="4CACB3C3" w14:textId="77777777" w:rsidR="000D3E7C" w:rsidRDefault="000D3E7C" w:rsidP="00F000F4">
      <w:pPr>
        <w:ind w:firstLine="122"/>
      </w:pPr>
    </w:p>
    <w:p w14:paraId="18792658" w14:textId="77777777" w:rsidR="000D3E7C" w:rsidRDefault="000D3E7C" w:rsidP="00F000F4">
      <w:pPr>
        <w:ind w:firstLine="122"/>
      </w:pPr>
    </w:p>
    <w:p w14:paraId="7AC0C406" w14:textId="77777777" w:rsidR="000D3E7C" w:rsidRDefault="000D3E7C">
      <w:pPr>
        <w:ind w:firstLine="122"/>
      </w:pPr>
    </w:p>
    <w:p w14:paraId="502D1403" w14:textId="77777777" w:rsidR="000D3E7C" w:rsidRDefault="000D3E7C"/>
    <w:p w14:paraId="6C659E6A" w14:textId="77777777" w:rsidR="000D3E7C" w:rsidRDefault="000D3E7C" w:rsidP="005126C1"/>
  </w:footnote>
  <w:footnote w:type="continuationSeparator" w:id="0">
    <w:p w14:paraId="3EA78236" w14:textId="77777777" w:rsidR="000D3E7C" w:rsidRDefault="000D3E7C">
      <w:pPr>
        <w:ind w:left="-374" w:right="-700" w:firstLine="122"/>
      </w:pPr>
      <w:r>
        <w:continuationSeparator/>
      </w:r>
    </w:p>
    <w:p w14:paraId="3B3B247D" w14:textId="77777777" w:rsidR="000D3E7C" w:rsidRDefault="000D3E7C">
      <w:pPr>
        <w:ind w:left="-374" w:right="-700" w:firstLine="122"/>
      </w:pPr>
    </w:p>
    <w:p w14:paraId="66F3A533" w14:textId="77777777" w:rsidR="000D3E7C" w:rsidRDefault="000D3E7C" w:rsidP="00AB260B">
      <w:pPr>
        <w:ind w:left="-374" w:right="-700" w:firstLine="122"/>
      </w:pPr>
    </w:p>
    <w:p w14:paraId="2C1594E8" w14:textId="77777777" w:rsidR="000D3E7C" w:rsidRDefault="000D3E7C" w:rsidP="00AB260B">
      <w:pPr>
        <w:ind w:left="-374" w:right="-700" w:firstLine="122"/>
      </w:pPr>
    </w:p>
    <w:p w14:paraId="52FE5A07" w14:textId="77777777" w:rsidR="000D3E7C" w:rsidRDefault="000D3E7C" w:rsidP="00AB260B">
      <w:pPr>
        <w:ind w:firstLine="122"/>
      </w:pPr>
    </w:p>
    <w:p w14:paraId="02D09EE8" w14:textId="77777777" w:rsidR="000D3E7C" w:rsidRDefault="000D3E7C" w:rsidP="00AB260B">
      <w:pPr>
        <w:ind w:firstLine="122"/>
      </w:pPr>
    </w:p>
    <w:p w14:paraId="186CCE06" w14:textId="77777777" w:rsidR="000D3E7C" w:rsidRDefault="000D3E7C" w:rsidP="003E7F0A">
      <w:pPr>
        <w:ind w:firstLine="122"/>
      </w:pPr>
    </w:p>
    <w:p w14:paraId="21288850" w14:textId="77777777" w:rsidR="000D3E7C" w:rsidRDefault="000D3E7C">
      <w:pPr>
        <w:ind w:firstLine="122"/>
      </w:pPr>
    </w:p>
    <w:p w14:paraId="2B021E29" w14:textId="77777777" w:rsidR="000D3E7C" w:rsidRDefault="000D3E7C" w:rsidP="0024340A">
      <w:pPr>
        <w:ind w:firstLine="122"/>
      </w:pPr>
    </w:p>
    <w:p w14:paraId="0B4BCE1C" w14:textId="77777777" w:rsidR="000D3E7C" w:rsidRDefault="000D3E7C" w:rsidP="0024340A">
      <w:pPr>
        <w:ind w:firstLine="122"/>
      </w:pPr>
    </w:p>
    <w:p w14:paraId="762EB906" w14:textId="77777777" w:rsidR="000D3E7C" w:rsidRDefault="000D3E7C" w:rsidP="0024340A">
      <w:pPr>
        <w:ind w:firstLine="122"/>
      </w:pPr>
    </w:p>
    <w:p w14:paraId="797D0580" w14:textId="77777777" w:rsidR="000D3E7C" w:rsidRDefault="000D3E7C" w:rsidP="005A3CF2">
      <w:pPr>
        <w:ind w:firstLine="122"/>
      </w:pPr>
    </w:p>
    <w:p w14:paraId="4C48F61C" w14:textId="77777777" w:rsidR="000D3E7C" w:rsidRDefault="000D3E7C" w:rsidP="005A3CF2">
      <w:pPr>
        <w:ind w:firstLine="122"/>
      </w:pPr>
    </w:p>
    <w:p w14:paraId="26167EB1" w14:textId="77777777" w:rsidR="000D3E7C" w:rsidRDefault="000D3E7C" w:rsidP="005A3CF2">
      <w:pPr>
        <w:ind w:firstLine="122"/>
      </w:pPr>
    </w:p>
    <w:p w14:paraId="48072311" w14:textId="77777777" w:rsidR="000D3E7C" w:rsidRDefault="000D3E7C" w:rsidP="005A3CF2">
      <w:pPr>
        <w:ind w:firstLine="122"/>
      </w:pPr>
    </w:p>
    <w:p w14:paraId="54D92A0D" w14:textId="77777777" w:rsidR="000D3E7C" w:rsidRDefault="000D3E7C" w:rsidP="005A3CF2">
      <w:pPr>
        <w:ind w:firstLine="122"/>
      </w:pPr>
    </w:p>
    <w:p w14:paraId="2A2F1DA0" w14:textId="77777777" w:rsidR="000D3E7C" w:rsidRDefault="000D3E7C" w:rsidP="005A3CF2">
      <w:pPr>
        <w:ind w:firstLine="122"/>
      </w:pPr>
    </w:p>
    <w:p w14:paraId="6C9041FD" w14:textId="77777777" w:rsidR="000D3E7C" w:rsidRDefault="000D3E7C" w:rsidP="00F000F4">
      <w:pPr>
        <w:ind w:firstLine="122"/>
      </w:pPr>
    </w:p>
    <w:p w14:paraId="75406FF5" w14:textId="77777777" w:rsidR="000D3E7C" w:rsidRDefault="000D3E7C" w:rsidP="00F000F4">
      <w:pPr>
        <w:ind w:firstLine="122"/>
      </w:pPr>
    </w:p>
    <w:p w14:paraId="4413FD52" w14:textId="77777777" w:rsidR="000D3E7C" w:rsidRDefault="000D3E7C" w:rsidP="00F000F4">
      <w:pPr>
        <w:ind w:firstLine="122"/>
      </w:pPr>
    </w:p>
    <w:p w14:paraId="4DE9FB3F" w14:textId="77777777" w:rsidR="000D3E7C" w:rsidRDefault="000D3E7C" w:rsidP="00F000F4">
      <w:pPr>
        <w:ind w:firstLine="122"/>
      </w:pPr>
    </w:p>
    <w:p w14:paraId="24586C2A" w14:textId="77777777" w:rsidR="000D3E7C" w:rsidRDefault="000D3E7C">
      <w:pPr>
        <w:ind w:firstLine="122"/>
      </w:pPr>
    </w:p>
    <w:p w14:paraId="6F3A5DA6" w14:textId="77777777" w:rsidR="000D3E7C" w:rsidRDefault="000D3E7C"/>
    <w:p w14:paraId="2D2793B4" w14:textId="77777777" w:rsidR="000D3E7C" w:rsidRDefault="000D3E7C" w:rsidP="005126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115544"/>
    <w:multiLevelType w:val="singleLevel"/>
    <w:tmpl w:val="F5115544"/>
    <w:lvl w:ilvl="0">
      <w:start w:val="5"/>
      <w:numFmt w:val="chineseCounting"/>
      <w:suff w:val="nothing"/>
      <w:lvlText w:val="%1、"/>
      <w:lvlJc w:val="left"/>
      <w:rPr>
        <w:rFonts w:hint="eastAsia"/>
      </w:rPr>
    </w:lvl>
  </w:abstractNum>
  <w:abstractNum w:abstractNumId="1" w15:restartNumberingAfterBreak="0">
    <w:nsid w:val="0000A990"/>
    <w:multiLevelType w:val="multilevel"/>
    <w:tmpl w:val="0000A9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178014A"/>
    <w:multiLevelType w:val="multilevel"/>
    <w:tmpl w:val="40264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82622"/>
    <w:multiLevelType w:val="hybridMultilevel"/>
    <w:tmpl w:val="4984E1DE"/>
    <w:lvl w:ilvl="0" w:tplc="A1E07916">
      <w:start w:val="1"/>
      <w:numFmt w:val="decimal"/>
      <w:suff w:val="space"/>
      <w:lvlText w:val="%1、"/>
      <w:lvlJc w:val="left"/>
      <w:pPr>
        <w:ind w:left="430" w:hanging="430"/>
      </w:pPr>
      <w:rPr>
        <w:rFonts w:hint="default"/>
      </w:rPr>
    </w:lvl>
    <w:lvl w:ilvl="1" w:tplc="DC38EB12">
      <w:start w:val="1"/>
      <w:numFmt w:val="decimal"/>
      <w:suff w:val="space"/>
      <w:lvlText w:val="（%2）"/>
      <w:lvlJc w:val="left"/>
      <w:pPr>
        <w:ind w:left="946" w:hanging="567"/>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39F2491"/>
    <w:multiLevelType w:val="multilevel"/>
    <w:tmpl w:val="227E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C004E"/>
    <w:multiLevelType w:val="multilevel"/>
    <w:tmpl w:val="03FC004E"/>
    <w:lvl w:ilvl="0">
      <w:start w:val="1"/>
      <w:numFmt w:val="japaneseCounting"/>
      <w:lvlText w:val="%1、"/>
      <w:lvlJc w:val="left"/>
      <w:pPr>
        <w:ind w:left="735" w:hanging="73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06F51168"/>
    <w:multiLevelType w:val="hybridMultilevel"/>
    <w:tmpl w:val="4EEC1B2E"/>
    <w:lvl w:ilvl="0" w:tplc="659C70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72C5713"/>
    <w:multiLevelType w:val="multilevel"/>
    <w:tmpl w:val="7B62F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A48C3"/>
    <w:multiLevelType w:val="hybridMultilevel"/>
    <w:tmpl w:val="8D58F5C6"/>
    <w:lvl w:ilvl="0" w:tplc="DA1CFEC6">
      <w:start w:val="1"/>
      <w:numFmt w:val="decimalEnclosedCircle"/>
      <w:lvlText w:val="%1"/>
      <w:lvlJc w:val="left"/>
      <w:pPr>
        <w:ind w:left="732" w:hanging="360"/>
      </w:pPr>
      <w:rPr>
        <w:rFonts w:hint="default"/>
        <w:sz w:val="21"/>
      </w:rPr>
    </w:lvl>
    <w:lvl w:ilvl="1" w:tplc="04090019" w:tentative="1">
      <w:start w:val="1"/>
      <w:numFmt w:val="lowerLetter"/>
      <w:lvlText w:val="%2)"/>
      <w:lvlJc w:val="left"/>
      <w:pPr>
        <w:ind w:left="1252" w:hanging="440"/>
      </w:pPr>
    </w:lvl>
    <w:lvl w:ilvl="2" w:tplc="0409001B" w:tentative="1">
      <w:start w:val="1"/>
      <w:numFmt w:val="lowerRoman"/>
      <w:lvlText w:val="%3."/>
      <w:lvlJc w:val="right"/>
      <w:pPr>
        <w:ind w:left="1692" w:hanging="440"/>
      </w:pPr>
    </w:lvl>
    <w:lvl w:ilvl="3" w:tplc="0409000F" w:tentative="1">
      <w:start w:val="1"/>
      <w:numFmt w:val="decimal"/>
      <w:lvlText w:val="%4."/>
      <w:lvlJc w:val="left"/>
      <w:pPr>
        <w:ind w:left="2132" w:hanging="440"/>
      </w:pPr>
    </w:lvl>
    <w:lvl w:ilvl="4" w:tplc="04090019" w:tentative="1">
      <w:start w:val="1"/>
      <w:numFmt w:val="lowerLetter"/>
      <w:lvlText w:val="%5)"/>
      <w:lvlJc w:val="left"/>
      <w:pPr>
        <w:ind w:left="2572" w:hanging="440"/>
      </w:pPr>
    </w:lvl>
    <w:lvl w:ilvl="5" w:tplc="0409001B" w:tentative="1">
      <w:start w:val="1"/>
      <w:numFmt w:val="lowerRoman"/>
      <w:lvlText w:val="%6."/>
      <w:lvlJc w:val="right"/>
      <w:pPr>
        <w:ind w:left="3012" w:hanging="440"/>
      </w:pPr>
    </w:lvl>
    <w:lvl w:ilvl="6" w:tplc="0409000F" w:tentative="1">
      <w:start w:val="1"/>
      <w:numFmt w:val="decimal"/>
      <w:lvlText w:val="%7."/>
      <w:lvlJc w:val="left"/>
      <w:pPr>
        <w:ind w:left="3452" w:hanging="440"/>
      </w:pPr>
    </w:lvl>
    <w:lvl w:ilvl="7" w:tplc="04090019" w:tentative="1">
      <w:start w:val="1"/>
      <w:numFmt w:val="lowerLetter"/>
      <w:lvlText w:val="%8)"/>
      <w:lvlJc w:val="left"/>
      <w:pPr>
        <w:ind w:left="3892" w:hanging="440"/>
      </w:pPr>
    </w:lvl>
    <w:lvl w:ilvl="8" w:tplc="0409001B" w:tentative="1">
      <w:start w:val="1"/>
      <w:numFmt w:val="lowerRoman"/>
      <w:lvlText w:val="%9."/>
      <w:lvlJc w:val="right"/>
      <w:pPr>
        <w:ind w:left="4332" w:hanging="440"/>
      </w:pPr>
    </w:lvl>
  </w:abstractNum>
  <w:abstractNum w:abstractNumId="9" w15:restartNumberingAfterBreak="0">
    <w:nsid w:val="1ECC3510"/>
    <w:multiLevelType w:val="multilevel"/>
    <w:tmpl w:val="B0E26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DD4596"/>
    <w:multiLevelType w:val="multilevel"/>
    <w:tmpl w:val="9830F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15C4D"/>
    <w:multiLevelType w:val="multilevel"/>
    <w:tmpl w:val="A152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5339FD"/>
    <w:multiLevelType w:val="multilevel"/>
    <w:tmpl w:val="D7CC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D13242"/>
    <w:multiLevelType w:val="multilevel"/>
    <w:tmpl w:val="B448A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60B38"/>
    <w:multiLevelType w:val="multilevel"/>
    <w:tmpl w:val="1314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E4F4D"/>
    <w:multiLevelType w:val="hybridMultilevel"/>
    <w:tmpl w:val="276A7DBE"/>
    <w:lvl w:ilvl="0" w:tplc="9EC8E574">
      <w:start w:val="1"/>
      <w:numFmt w:val="decimal"/>
      <w:lvlText w:val="(%1)"/>
      <w:lvlJc w:val="left"/>
      <w:pPr>
        <w:ind w:left="546" w:hanging="440"/>
      </w:pPr>
      <w:rPr>
        <w:rFonts w:hint="eastAsia"/>
      </w:rPr>
    </w:lvl>
    <w:lvl w:ilvl="1" w:tplc="04090019" w:tentative="1">
      <w:start w:val="1"/>
      <w:numFmt w:val="lowerLetter"/>
      <w:lvlText w:val="%2)"/>
      <w:lvlJc w:val="left"/>
      <w:pPr>
        <w:ind w:left="986" w:hanging="440"/>
      </w:pPr>
    </w:lvl>
    <w:lvl w:ilvl="2" w:tplc="0409001B" w:tentative="1">
      <w:start w:val="1"/>
      <w:numFmt w:val="lowerRoman"/>
      <w:lvlText w:val="%3."/>
      <w:lvlJc w:val="right"/>
      <w:pPr>
        <w:ind w:left="1426" w:hanging="440"/>
      </w:pPr>
    </w:lvl>
    <w:lvl w:ilvl="3" w:tplc="0409000F" w:tentative="1">
      <w:start w:val="1"/>
      <w:numFmt w:val="decimal"/>
      <w:lvlText w:val="%4."/>
      <w:lvlJc w:val="left"/>
      <w:pPr>
        <w:ind w:left="1866" w:hanging="440"/>
      </w:pPr>
    </w:lvl>
    <w:lvl w:ilvl="4" w:tplc="04090019" w:tentative="1">
      <w:start w:val="1"/>
      <w:numFmt w:val="lowerLetter"/>
      <w:lvlText w:val="%5)"/>
      <w:lvlJc w:val="left"/>
      <w:pPr>
        <w:ind w:left="2306" w:hanging="440"/>
      </w:pPr>
    </w:lvl>
    <w:lvl w:ilvl="5" w:tplc="0409001B" w:tentative="1">
      <w:start w:val="1"/>
      <w:numFmt w:val="lowerRoman"/>
      <w:lvlText w:val="%6."/>
      <w:lvlJc w:val="right"/>
      <w:pPr>
        <w:ind w:left="2746" w:hanging="440"/>
      </w:pPr>
    </w:lvl>
    <w:lvl w:ilvl="6" w:tplc="0409000F" w:tentative="1">
      <w:start w:val="1"/>
      <w:numFmt w:val="decimal"/>
      <w:lvlText w:val="%7."/>
      <w:lvlJc w:val="left"/>
      <w:pPr>
        <w:ind w:left="3186" w:hanging="440"/>
      </w:pPr>
    </w:lvl>
    <w:lvl w:ilvl="7" w:tplc="04090019" w:tentative="1">
      <w:start w:val="1"/>
      <w:numFmt w:val="lowerLetter"/>
      <w:lvlText w:val="%8)"/>
      <w:lvlJc w:val="left"/>
      <w:pPr>
        <w:ind w:left="3626" w:hanging="440"/>
      </w:pPr>
    </w:lvl>
    <w:lvl w:ilvl="8" w:tplc="0409001B" w:tentative="1">
      <w:start w:val="1"/>
      <w:numFmt w:val="lowerRoman"/>
      <w:lvlText w:val="%9."/>
      <w:lvlJc w:val="right"/>
      <w:pPr>
        <w:ind w:left="4066" w:hanging="440"/>
      </w:pPr>
    </w:lvl>
  </w:abstractNum>
  <w:abstractNum w:abstractNumId="16" w15:restartNumberingAfterBreak="0">
    <w:nsid w:val="4EA66AE9"/>
    <w:multiLevelType w:val="multilevel"/>
    <w:tmpl w:val="8EEC6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D8478E"/>
    <w:multiLevelType w:val="multilevel"/>
    <w:tmpl w:val="AD2E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52351"/>
    <w:multiLevelType w:val="multilevel"/>
    <w:tmpl w:val="23328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9A5DFD"/>
    <w:multiLevelType w:val="hybridMultilevel"/>
    <w:tmpl w:val="8894F624"/>
    <w:lvl w:ilvl="0" w:tplc="444EF2C2">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5CF05E0"/>
    <w:multiLevelType w:val="hybridMultilevel"/>
    <w:tmpl w:val="31D662DC"/>
    <w:lvl w:ilvl="0" w:tplc="9EC8E574">
      <w:start w:val="1"/>
      <w:numFmt w:val="decimal"/>
      <w:lvlText w:val="(%1)"/>
      <w:lvlJc w:val="left"/>
      <w:pPr>
        <w:ind w:left="581" w:hanging="440"/>
      </w:pPr>
      <w:rPr>
        <w:rFonts w:hint="eastAsia"/>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21" w15:restartNumberingAfterBreak="0">
    <w:nsid w:val="66674264"/>
    <w:multiLevelType w:val="multilevel"/>
    <w:tmpl w:val="5CE2E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227066"/>
    <w:multiLevelType w:val="multilevel"/>
    <w:tmpl w:val="7880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5467C3"/>
    <w:multiLevelType w:val="hybridMultilevel"/>
    <w:tmpl w:val="D1F89068"/>
    <w:lvl w:ilvl="0" w:tplc="DBCCDFD0">
      <w:start w:val="1"/>
      <w:numFmt w:val="decimal"/>
      <w:lvlText w:val="（%1）"/>
      <w:lvlJc w:val="left"/>
      <w:pPr>
        <w:ind w:left="830" w:hanging="720"/>
      </w:pPr>
      <w:rPr>
        <w:rFonts w:hint="default"/>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abstractNum w:abstractNumId="24" w15:restartNumberingAfterBreak="0">
    <w:nsid w:val="7D6F63F5"/>
    <w:multiLevelType w:val="multilevel"/>
    <w:tmpl w:val="E09C7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256642">
    <w:abstractNumId w:val="5"/>
  </w:num>
  <w:num w:numId="2" w16cid:durableId="1380469143">
    <w:abstractNumId w:val="1"/>
  </w:num>
  <w:num w:numId="3" w16cid:durableId="1138452822">
    <w:abstractNumId w:val="0"/>
  </w:num>
  <w:num w:numId="4" w16cid:durableId="186875143">
    <w:abstractNumId w:val="15"/>
  </w:num>
  <w:num w:numId="5" w16cid:durableId="1378436863">
    <w:abstractNumId w:val="13"/>
  </w:num>
  <w:num w:numId="6" w16cid:durableId="1238201342">
    <w:abstractNumId w:val="12"/>
  </w:num>
  <w:num w:numId="7" w16cid:durableId="1475291436">
    <w:abstractNumId w:val="17"/>
  </w:num>
  <w:num w:numId="8" w16cid:durableId="1765958783">
    <w:abstractNumId w:val="4"/>
  </w:num>
  <w:num w:numId="9" w16cid:durableId="950163834">
    <w:abstractNumId w:val="2"/>
  </w:num>
  <w:num w:numId="10" w16cid:durableId="614021636">
    <w:abstractNumId w:val="21"/>
  </w:num>
  <w:num w:numId="11" w16cid:durableId="130759020">
    <w:abstractNumId w:val="18"/>
  </w:num>
  <w:num w:numId="12" w16cid:durableId="55784590">
    <w:abstractNumId w:val="9"/>
  </w:num>
  <w:num w:numId="13" w16cid:durableId="2034767853">
    <w:abstractNumId w:val="11"/>
  </w:num>
  <w:num w:numId="14" w16cid:durableId="1268849838">
    <w:abstractNumId w:val="14"/>
  </w:num>
  <w:num w:numId="15" w16cid:durableId="1449399049">
    <w:abstractNumId w:val="7"/>
  </w:num>
  <w:num w:numId="16" w16cid:durableId="830557817">
    <w:abstractNumId w:val="22"/>
  </w:num>
  <w:num w:numId="17" w16cid:durableId="958876769">
    <w:abstractNumId w:val="8"/>
  </w:num>
  <w:num w:numId="18" w16cid:durableId="1776250138">
    <w:abstractNumId w:val="10"/>
  </w:num>
  <w:num w:numId="19" w16cid:durableId="1484471804">
    <w:abstractNumId w:val="3"/>
  </w:num>
  <w:num w:numId="20" w16cid:durableId="1454206829">
    <w:abstractNumId w:val="23"/>
  </w:num>
  <w:num w:numId="21" w16cid:durableId="1780107329">
    <w:abstractNumId w:val="6"/>
  </w:num>
  <w:num w:numId="22" w16cid:durableId="1781492331">
    <w:abstractNumId w:val="20"/>
  </w:num>
  <w:num w:numId="23" w16cid:durableId="833227133">
    <w:abstractNumId w:val="19"/>
  </w:num>
  <w:num w:numId="24" w16cid:durableId="1165242788">
    <w:abstractNumId w:val="16"/>
  </w:num>
  <w:num w:numId="25" w16cid:durableId="17067960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w15:presenceInfo w15:providerId="AD" w15:userId="S::14@yunwu77.onmicrosoft.com::96be4ea3-bbf1-4bed-a7af-5a41be62b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CF311C"/>
    <w:rsid w:val="00001CAC"/>
    <w:rsid w:val="00037CEA"/>
    <w:rsid w:val="000437CD"/>
    <w:rsid w:val="000606E0"/>
    <w:rsid w:val="000676CB"/>
    <w:rsid w:val="00096B5D"/>
    <w:rsid w:val="00097DEE"/>
    <w:rsid w:val="000C0FD8"/>
    <w:rsid w:val="000C169B"/>
    <w:rsid w:val="000C2E84"/>
    <w:rsid w:val="000D3E7C"/>
    <w:rsid w:val="000D6E3C"/>
    <w:rsid w:val="000F1CEE"/>
    <w:rsid w:val="00101C7C"/>
    <w:rsid w:val="00104CDB"/>
    <w:rsid w:val="00120903"/>
    <w:rsid w:val="00124980"/>
    <w:rsid w:val="00126CEC"/>
    <w:rsid w:val="00131915"/>
    <w:rsid w:val="00132FE3"/>
    <w:rsid w:val="00191D76"/>
    <w:rsid w:val="00195043"/>
    <w:rsid w:val="001A7633"/>
    <w:rsid w:val="001C4B54"/>
    <w:rsid w:val="00205152"/>
    <w:rsid w:val="00206B59"/>
    <w:rsid w:val="002072AD"/>
    <w:rsid w:val="00211263"/>
    <w:rsid w:val="00214BC3"/>
    <w:rsid w:val="00220E08"/>
    <w:rsid w:val="002227B6"/>
    <w:rsid w:val="0024340A"/>
    <w:rsid w:val="00254346"/>
    <w:rsid w:val="00261CA8"/>
    <w:rsid w:val="002957E0"/>
    <w:rsid w:val="002A0AC5"/>
    <w:rsid w:val="002A1CBB"/>
    <w:rsid w:val="002F684C"/>
    <w:rsid w:val="0030653F"/>
    <w:rsid w:val="00310BC9"/>
    <w:rsid w:val="003215BA"/>
    <w:rsid w:val="003365D9"/>
    <w:rsid w:val="00382151"/>
    <w:rsid w:val="003B788A"/>
    <w:rsid w:val="003D3183"/>
    <w:rsid w:val="003D338E"/>
    <w:rsid w:val="003D702B"/>
    <w:rsid w:val="003E1EF6"/>
    <w:rsid w:val="003E7F0A"/>
    <w:rsid w:val="003F1B12"/>
    <w:rsid w:val="003F1C9C"/>
    <w:rsid w:val="003F2830"/>
    <w:rsid w:val="004005C5"/>
    <w:rsid w:val="00406CD4"/>
    <w:rsid w:val="004127E5"/>
    <w:rsid w:val="004140CA"/>
    <w:rsid w:val="004251B7"/>
    <w:rsid w:val="00427E64"/>
    <w:rsid w:val="00430D43"/>
    <w:rsid w:val="00441787"/>
    <w:rsid w:val="00442D8A"/>
    <w:rsid w:val="004434D2"/>
    <w:rsid w:val="00471776"/>
    <w:rsid w:val="00471A00"/>
    <w:rsid w:val="004918D3"/>
    <w:rsid w:val="004944D7"/>
    <w:rsid w:val="004D1D22"/>
    <w:rsid w:val="004D44DC"/>
    <w:rsid w:val="004E01FA"/>
    <w:rsid w:val="004E6D4B"/>
    <w:rsid w:val="005121FB"/>
    <w:rsid w:val="005126C1"/>
    <w:rsid w:val="005201FE"/>
    <w:rsid w:val="0053109C"/>
    <w:rsid w:val="00541143"/>
    <w:rsid w:val="00542CB8"/>
    <w:rsid w:val="00570475"/>
    <w:rsid w:val="00583B55"/>
    <w:rsid w:val="005912C9"/>
    <w:rsid w:val="0059444F"/>
    <w:rsid w:val="005969C8"/>
    <w:rsid w:val="005A3CF2"/>
    <w:rsid w:val="005A6318"/>
    <w:rsid w:val="005D2F00"/>
    <w:rsid w:val="005E1309"/>
    <w:rsid w:val="0060326E"/>
    <w:rsid w:val="006217EB"/>
    <w:rsid w:val="00621D09"/>
    <w:rsid w:val="006242F4"/>
    <w:rsid w:val="006268AC"/>
    <w:rsid w:val="006347CD"/>
    <w:rsid w:val="006354A4"/>
    <w:rsid w:val="00651990"/>
    <w:rsid w:val="0066122F"/>
    <w:rsid w:val="00667852"/>
    <w:rsid w:val="0067628D"/>
    <w:rsid w:val="00691BF9"/>
    <w:rsid w:val="006C7E00"/>
    <w:rsid w:val="006E025C"/>
    <w:rsid w:val="006E1611"/>
    <w:rsid w:val="006F1218"/>
    <w:rsid w:val="007149B4"/>
    <w:rsid w:val="0071721B"/>
    <w:rsid w:val="00733CDC"/>
    <w:rsid w:val="0073795E"/>
    <w:rsid w:val="00753B71"/>
    <w:rsid w:val="00764C0C"/>
    <w:rsid w:val="00794157"/>
    <w:rsid w:val="007B33C4"/>
    <w:rsid w:val="007C37E6"/>
    <w:rsid w:val="007C4562"/>
    <w:rsid w:val="007C5F8B"/>
    <w:rsid w:val="007C78C6"/>
    <w:rsid w:val="007D3F2B"/>
    <w:rsid w:val="007E4C59"/>
    <w:rsid w:val="00803281"/>
    <w:rsid w:val="00826682"/>
    <w:rsid w:val="00834409"/>
    <w:rsid w:val="008610CF"/>
    <w:rsid w:val="00862E4A"/>
    <w:rsid w:val="0086755F"/>
    <w:rsid w:val="00873503"/>
    <w:rsid w:val="00880AEB"/>
    <w:rsid w:val="008970F7"/>
    <w:rsid w:val="008B1170"/>
    <w:rsid w:val="008B6900"/>
    <w:rsid w:val="008C6143"/>
    <w:rsid w:val="008D4133"/>
    <w:rsid w:val="008D65FC"/>
    <w:rsid w:val="008D7E9A"/>
    <w:rsid w:val="008E1180"/>
    <w:rsid w:val="00906BEB"/>
    <w:rsid w:val="00906D20"/>
    <w:rsid w:val="00907BA2"/>
    <w:rsid w:val="00910A3C"/>
    <w:rsid w:val="00912268"/>
    <w:rsid w:val="0092344D"/>
    <w:rsid w:val="009335FC"/>
    <w:rsid w:val="009660BC"/>
    <w:rsid w:val="0098089A"/>
    <w:rsid w:val="00990314"/>
    <w:rsid w:val="00993750"/>
    <w:rsid w:val="00994B83"/>
    <w:rsid w:val="009B6F4A"/>
    <w:rsid w:val="009E16C8"/>
    <w:rsid w:val="009F1CBB"/>
    <w:rsid w:val="00A0742D"/>
    <w:rsid w:val="00A16D75"/>
    <w:rsid w:val="00A30C1D"/>
    <w:rsid w:val="00A609B4"/>
    <w:rsid w:val="00A66996"/>
    <w:rsid w:val="00A94597"/>
    <w:rsid w:val="00AB260B"/>
    <w:rsid w:val="00AB40EE"/>
    <w:rsid w:val="00AB46F8"/>
    <w:rsid w:val="00AC54C7"/>
    <w:rsid w:val="00AC5D7E"/>
    <w:rsid w:val="00AD5AA2"/>
    <w:rsid w:val="00AD7648"/>
    <w:rsid w:val="00B16ED5"/>
    <w:rsid w:val="00B20C31"/>
    <w:rsid w:val="00B271F3"/>
    <w:rsid w:val="00B431BF"/>
    <w:rsid w:val="00B62FF5"/>
    <w:rsid w:val="00B7057D"/>
    <w:rsid w:val="00B70C58"/>
    <w:rsid w:val="00B80C6C"/>
    <w:rsid w:val="00B84A4A"/>
    <w:rsid w:val="00B91C81"/>
    <w:rsid w:val="00BA4038"/>
    <w:rsid w:val="00BB4C0F"/>
    <w:rsid w:val="00BC7969"/>
    <w:rsid w:val="00BF2B0F"/>
    <w:rsid w:val="00C0324A"/>
    <w:rsid w:val="00C12B00"/>
    <w:rsid w:val="00C24801"/>
    <w:rsid w:val="00C24837"/>
    <w:rsid w:val="00C25591"/>
    <w:rsid w:val="00C34E05"/>
    <w:rsid w:val="00C52B79"/>
    <w:rsid w:val="00C56652"/>
    <w:rsid w:val="00C60405"/>
    <w:rsid w:val="00C83E58"/>
    <w:rsid w:val="00C86C70"/>
    <w:rsid w:val="00C94816"/>
    <w:rsid w:val="00C97767"/>
    <w:rsid w:val="00CE44DC"/>
    <w:rsid w:val="00CF311C"/>
    <w:rsid w:val="00CF7DD4"/>
    <w:rsid w:val="00D00134"/>
    <w:rsid w:val="00D10EDE"/>
    <w:rsid w:val="00D1297D"/>
    <w:rsid w:val="00D156B5"/>
    <w:rsid w:val="00D23C6D"/>
    <w:rsid w:val="00D24F6F"/>
    <w:rsid w:val="00D5326E"/>
    <w:rsid w:val="00D55184"/>
    <w:rsid w:val="00D554E1"/>
    <w:rsid w:val="00D57A4A"/>
    <w:rsid w:val="00D90D0B"/>
    <w:rsid w:val="00DA107A"/>
    <w:rsid w:val="00DA16C7"/>
    <w:rsid w:val="00DA42FD"/>
    <w:rsid w:val="00DA5C78"/>
    <w:rsid w:val="00DB35C8"/>
    <w:rsid w:val="00DB47FB"/>
    <w:rsid w:val="00DC67B8"/>
    <w:rsid w:val="00DD7BD3"/>
    <w:rsid w:val="00DE72BB"/>
    <w:rsid w:val="00E04D27"/>
    <w:rsid w:val="00E14317"/>
    <w:rsid w:val="00E22476"/>
    <w:rsid w:val="00E45104"/>
    <w:rsid w:val="00E569B8"/>
    <w:rsid w:val="00E60A08"/>
    <w:rsid w:val="00E6393A"/>
    <w:rsid w:val="00E66175"/>
    <w:rsid w:val="00E750E6"/>
    <w:rsid w:val="00E87BC4"/>
    <w:rsid w:val="00E90D1D"/>
    <w:rsid w:val="00EA6F66"/>
    <w:rsid w:val="00EC66CE"/>
    <w:rsid w:val="00ED2455"/>
    <w:rsid w:val="00EE371F"/>
    <w:rsid w:val="00EF28DD"/>
    <w:rsid w:val="00F000F4"/>
    <w:rsid w:val="00F03BB6"/>
    <w:rsid w:val="00F16D3B"/>
    <w:rsid w:val="00F260BF"/>
    <w:rsid w:val="00F30C59"/>
    <w:rsid w:val="00F34186"/>
    <w:rsid w:val="00F3432B"/>
    <w:rsid w:val="00F34DBF"/>
    <w:rsid w:val="00F62DA7"/>
    <w:rsid w:val="00FA202C"/>
    <w:rsid w:val="00FA3E36"/>
    <w:rsid w:val="00FB378D"/>
    <w:rsid w:val="00FD0225"/>
    <w:rsid w:val="00FD75E4"/>
    <w:rsid w:val="00FE79E9"/>
    <w:rsid w:val="020945D8"/>
    <w:rsid w:val="02791013"/>
    <w:rsid w:val="0365214C"/>
    <w:rsid w:val="03E80687"/>
    <w:rsid w:val="04003C23"/>
    <w:rsid w:val="04966335"/>
    <w:rsid w:val="058A40EC"/>
    <w:rsid w:val="05C51484"/>
    <w:rsid w:val="062260D2"/>
    <w:rsid w:val="067E7B71"/>
    <w:rsid w:val="091E5277"/>
    <w:rsid w:val="0A3B59B5"/>
    <w:rsid w:val="0AAE43D8"/>
    <w:rsid w:val="0C590374"/>
    <w:rsid w:val="0CCC323C"/>
    <w:rsid w:val="0E5A03D3"/>
    <w:rsid w:val="0F8751F8"/>
    <w:rsid w:val="103F3D25"/>
    <w:rsid w:val="15AE7982"/>
    <w:rsid w:val="17285513"/>
    <w:rsid w:val="187A4542"/>
    <w:rsid w:val="188876B9"/>
    <w:rsid w:val="197E766C"/>
    <w:rsid w:val="19F704E3"/>
    <w:rsid w:val="1C1222ED"/>
    <w:rsid w:val="1DD566F0"/>
    <w:rsid w:val="1E162569"/>
    <w:rsid w:val="1E2260EC"/>
    <w:rsid w:val="1F2C36C6"/>
    <w:rsid w:val="1FF95C9E"/>
    <w:rsid w:val="22EC5646"/>
    <w:rsid w:val="23984947"/>
    <w:rsid w:val="24443260"/>
    <w:rsid w:val="24BC54EC"/>
    <w:rsid w:val="25565941"/>
    <w:rsid w:val="26633E71"/>
    <w:rsid w:val="276460F3"/>
    <w:rsid w:val="27E608AA"/>
    <w:rsid w:val="28216165"/>
    <w:rsid w:val="2B110340"/>
    <w:rsid w:val="2BB67139"/>
    <w:rsid w:val="2CFB1AD1"/>
    <w:rsid w:val="3062163D"/>
    <w:rsid w:val="308B5FCD"/>
    <w:rsid w:val="30A12166"/>
    <w:rsid w:val="31B83782"/>
    <w:rsid w:val="33136C1F"/>
    <w:rsid w:val="33BC72B7"/>
    <w:rsid w:val="34D2729D"/>
    <w:rsid w:val="368C11C2"/>
    <w:rsid w:val="3938118D"/>
    <w:rsid w:val="3A8D375B"/>
    <w:rsid w:val="3B7641EF"/>
    <w:rsid w:val="3D015D3A"/>
    <w:rsid w:val="3D766728"/>
    <w:rsid w:val="3EE97E24"/>
    <w:rsid w:val="3F0513C7"/>
    <w:rsid w:val="40AE5CA5"/>
    <w:rsid w:val="41853E76"/>
    <w:rsid w:val="42186000"/>
    <w:rsid w:val="436C03B1"/>
    <w:rsid w:val="43D23F8D"/>
    <w:rsid w:val="446C2633"/>
    <w:rsid w:val="45216F7A"/>
    <w:rsid w:val="477764C3"/>
    <w:rsid w:val="48802209"/>
    <w:rsid w:val="49670FCA"/>
    <w:rsid w:val="49B22896"/>
    <w:rsid w:val="4A851D59"/>
    <w:rsid w:val="4B863FDA"/>
    <w:rsid w:val="4BDE7972"/>
    <w:rsid w:val="4CB42DC9"/>
    <w:rsid w:val="4D3006A2"/>
    <w:rsid w:val="4E47284D"/>
    <w:rsid w:val="4E683E6B"/>
    <w:rsid w:val="510460CD"/>
    <w:rsid w:val="526A6404"/>
    <w:rsid w:val="52D07809"/>
    <w:rsid w:val="55651104"/>
    <w:rsid w:val="557650C0"/>
    <w:rsid w:val="562468CA"/>
    <w:rsid w:val="56BA722E"/>
    <w:rsid w:val="57574A7D"/>
    <w:rsid w:val="57FD73D2"/>
    <w:rsid w:val="58906498"/>
    <w:rsid w:val="589A7317"/>
    <w:rsid w:val="5A44753A"/>
    <w:rsid w:val="5C841E70"/>
    <w:rsid w:val="5D69550A"/>
    <w:rsid w:val="5DE51034"/>
    <w:rsid w:val="5F085861"/>
    <w:rsid w:val="5F88085E"/>
    <w:rsid w:val="5F904FD0"/>
    <w:rsid w:val="5FB40CBE"/>
    <w:rsid w:val="60707DB6"/>
    <w:rsid w:val="60FD48E7"/>
    <w:rsid w:val="61624D15"/>
    <w:rsid w:val="651915C4"/>
    <w:rsid w:val="661C75BD"/>
    <w:rsid w:val="67713939"/>
    <w:rsid w:val="69222322"/>
    <w:rsid w:val="695C03C3"/>
    <w:rsid w:val="69D72179"/>
    <w:rsid w:val="6A1B3A31"/>
    <w:rsid w:val="6BA12848"/>
    <w:rsid w:val="6CDB1F80"/>
    <w:rsid w:val="6CFE59BA"/>
    <w:rsid w:val="6DCC18C9"/>
    <w:rsid w:val="6FFD43BC"/>
    <w:rsid w:val="71DD22F7"/>
    <w:rsid w:val="728C1627"/>
    <w:rsid w:val="739B4217"/>
    <w:rsid w:val="73CD639B"/>
    <w:rsid w:val="79745270"/>
    <w:rsid w:val="79815C5D"/>
    <w:rsid w:val="79B77D1D"/>
    <w:rsid w:val="7D6231C0"/>
    <w:rsid w:val="7DB36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E9F786"/>
  <w15:docId w15:val="{5EC33FA4-28C9-4A75-B7FC-E82562C9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qFormat="1"/>
    <w:lsdException w:name="Block Text" w:semiHidden="1" w:uiPriority="9" w:unhideWhenUsed="1" w:qFormat="1"/>
    <w:lsdException w:name="Hyperlink" w:uiPriority="0"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autoRedefine/>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5">
    <w:name w:val="heading 5"/>
    <w:basedOn w:val="a"/>
    <w:next w:val="a0"/>
    <w:link w:val="50"/>
    <w:uiPriority w:val="9"/>
    <w:unhideWhenUsed/>
    <w:qFormat/>
    <w:rsid w:val="00993750"/>
    <w:pPr>
      <w:keepNext/>
      <w:keepLines/>
      <w:widowControl/>
      <w:spacing w:before="200"/>
      <w:jc w:val="left"/>
      <w:outlineLvl w:val="4"/>
    </w:pPr>
    <w:rPr>
      <w:rFonts w:asciiTheme="majorHAnsi" w:eastAsiaTheme="majorEastAsia" w:hAnsiTheme="majorHAnsi" w:cstheme="majorBidi"/>
      <w:iCs/>
      <w:color w:val="4F81BD" w:themeColor="accent1"/>
      <w:kern w:val="0"/>
      <w:sz w:val="24"/>
      <w:lang w:eastAsia="en-US"/>
    </w:rPr>
  </w:style>
  <w:style w:type="paragraph" w:styleId="6">
    <w:name w:val="heading 6"/>
    <w:basedOn w:val="a"/>
    <w:next w:val="a0"/>
    <w:link w:val="60"/>
    <w:uiPriority w:val="9"/>
    <w:unhideWhenUsed/>
    <w:qFormat/>
    <w:rsid w:val="00993750"/>
    <w:pPr>
      <w:keepNext/>
      <w:keepLines/>
      <w:widowControl/>
      <w:spacing w:before="200"/>
      <w:jc w:val="left"/>
      <w:outlineLvl w:val="5"/>
    </w:pPr>
    <w:rPr>
      <w:rFonts w:asciiTheme="majorHAnsi" w:eastAsiaTheme="majorEastAsia" w:hAnsiTheme="majorHAnsi" w:cstheme="majorBidi"/>
      <w:color w:val="4F81BD" w:themeColor="accent1"/>
      <w:kern w:val="0"/>
      <w:sz w:val="24"/>
      <w:lang w:eastAsia="en-US"/>
    </w:rPr>
  </w:style>
  <w:style w:type="paragraph" w:styleId="7">
    <w:name w:val="heading 7"/>
    <w:basedOn w:val="a"/>
    <w:next w:val="a0"/>
    <w:link w:val="70"/>
    <w:uiPriority w:val="9"/>
    <w:unhideWhenUsed/>
    <w:qFormat/>
    <w:rsid w:val="00993750"/>
    <w:pPr>
      <w:keepNext/>
      <w:keepLines/>
      <w:widowControl/>
      <w:spacing w:before="200"/>
      <w:jc w:val="left"/>
      <w:outlineLvl w:val="6"/>
    </w:pPr>
    <w:rPr>
      <w:rFonts w:asciiTheme="majorHAnsi" w:eastAsiaTheme="majorEastAsia" w:hAnsiTheme="majorHAnsi" w:cstheme="majorBidi"/>
      <w:color w:val="4F81BD" w:themeColor="accent1"/>
      <w:kern w:val="0"/>
      <w:sz w:val="24"/>
      <w:lang w:eastAsia="en-US"/>
    </w:rPr>
  </w:style>
  <w:style w:type="paragraph" w:styleId="8">
    <w:name w:val="heading 8"/>
    <w:basedOn w:val="a"/>
    <w:next w:val="a0"/>
    <w:link w:val="80"/>
    <w:uiPriority w:val="9"/>
    <w:unhideWhenUsed/>
    <w:qFormat/>
    <w:rsid w:val="00993750"/>
    <w:pPr>
      <w:keepNext/>
      <w:keepLines/>
      <w:widowControl/>
      <w:spacing w:before="200"/>
      <w:jc w:val="left"/>
      <w:outlineLvl w:val="7"/>
    </w:pPr>
    <w:rPr>
      <w:rFonts w:asciiTheme="majorHAnsi" w:eastAsiaTheme="majorEastAsia" w:hAnsiTheme="majorHAnsi" w:cstheme="majorBidi"/>
      <w:color w:val="4F81BD" w:themeColor="accent1"/>
      <w:kern w:val="0"/>
      <w:sz w:val="24"/>
      <w:lang w:eastAsia="en-US"/>
    </w:rPr>
  </w:style>
  <w:style w:type="paragraph" w:styleId="9">
    <w:name w:val="heading 9"/>
    <w:basedOn w:val="a"/>
    <w:next w:val="a0"/>
    <w:link w:val="90"/>
    <w:uiPriority w:val="9"/>
    <w:unhideWhenUsed/>
    <w:qFormat/>
    <w:rsid w:val="00993750"/>
    <w:pPr>
      <w:keepNext/>
      <w:keepLines/>
      <w:widowControl/>
      <w:spacing w:before="200"/>
      <w:jc w:val="left"/>
      <w:outlineLvl w:val="8"/>
    </w:pPr>
    <w:rPr>
      <w:rFonts w:asciiTheme="majorHAnsi" w:eastAsiaTheme="majorEastAsia" w:hAnsiTheme="majorHAnsi" w:cstheme="majorBidi"/>
      <w:color w:val="4F81BD"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autoRedefine/>
    <w:qFormat/>
    <w:rsid w:val="00570475"/>
    <w:pPr>
      <w:spacing w:before="180" w:after="180"/>
      <w:pPrChange w:id="0" w:author="office" w:date="2024-01-10T21:33:00Z">
        <w:pPr>
          <w:widowControl w:val="0"/>
          <w:spacing w:before="180" w:after="180"/>
          <w:jc w:val="both"/>
        </w:pPr>
      </w:pPrChange>
    </w:pPr>
    <w:rPr>
      <w:rPrChange w:id="0" w:author="office" w:date="2024-01-10T21:33:00Z">
        <w:rPr>
          <w:rFonts w:eastAsia="宋体"/>
          <w:kern w:val="2"/>
          <w:sz w:val="21"/>
          <w:szCs w:val="24"/>
          <w:lang w:val="en-US" w:eastAsia="zh-CN" w:bidi="ar-SA"/>
        </w:rPr>
      </w:rPrChange>
    </w:rPr>
  </w:style>
  <w:style w:type="paragraph" w:styleId="a4">
    <w:name w:val="caption"/>
    <w:basedOn w:val="a"/>
    <w:link w:val="a5"/>
    <w:autoRedefine/>
    <w:qFormat/>
    <w:pPr>
      <w:spacing w:after="120"/>
    </w:pPr>
    <w:rPr>
      <w:i/>
    </w:rPr>
  </w:style>
  <w:style w:type="paragraph" w:styleId="a6">
    <w:name w:val="Body Text Indent"/>
    <w:basedOn w:val="a"/>
    <w:autoRedefine/>
    <w:qFormat/>
    <w:pPr>
      <w:ind w:left="420"/>
    </w:pPr>
    <w:rPr>
      <w:rFonts w:ascii="宋体" w:hAnsi="宋体"/>
      <w:b/>
      <w:bCs/>
      <w:sz w:val="24"/>
    </w:rPr>
  </w:style>
  <w:style w:type="paragraph" w:styleId="20">
    <w:name w:val="Body Text Indent 2"/>
    <w:basedOn w:val="a"/>
    <w:pPr>
      <w:ind w:firstLineChars="170" w:firstLine="357"/>
    </w:pPr>
  </w:style>
  <w:style w:type="paragraph" w:styleId="a7">
    <w:name w:val="footer"/>
    <w:basedOn w:val="a"/>
    <w:link w:val="a8"/>
    <w:autoRedefine/>
    <w:unhideWhenUsed/>
    <w:qFormat/>
    <w:pPr>
      <w:tabs>
        <w:tab w:val="center" w:pos="4513"/>
        <w:tab w:val="right" w:pos="9026"/>
      </w:tabs>
    </w:pPr>
  </w:style>
  <w:style w:type="paragraph" w:styleId="a9">
    <w:name w:val="header"/>
    <w:basedOn w:val="a"/>
    <w:link w:val="aa"/>
    <w:autoRedefine/>
    <w:unhideWhenUsed/>
    <w:qFormat/>
    <w:pPr>
      <w:tabs>
        <w:tab w:val="center" w:pos="4513"/>
        <w:tab w:val="right" w:pos="9026"/>
      </w:tabs>
    </w:pPr>
  </w:style>
  <w:style w:type="paragraph" w:styleId="30">
    <w:name w:val="Body Text Indent 3"/>
    <w:basedOn w:val="a"/>
    <w:autoRedefine/>
    <w:qFormat/>
    <w:pPr>
      <w:ind w:right="26" w:firstLineChars="200" w:firstLine="420"/>
    </w:pPr>
    <w:rPr>
      <w:rFonts w:ascii="宋体"/>
      <w:szCs w:val="21"/>
    </w:rPr>
  </w:style>
  <w:style w:type="paragraph" w:styleId="ab">
    <w:name w:val="Normal (Web)"/>
    <w:basedOn w:val="a"/>
    <w:autoRedefine/>
    <w:uiPriority w:val="99"/>
    <w:unhideWhenUsed/>
    <w:qFormat/>
    <w:rsid w:val="00D10EDE"/>
    <w:pPr>
      <w:widowControl/>
      <w:spacing w:line="360" w:lineRule="auto"/>
      <w:ind w:left="-374" w:right="-700" w:firstLineChars="200" w:firstLine="482"/>
    </w:pPr>
    <w:rPr>
      <w:rFonts w:ascii="宋体" w:hAnsi="宋体" w:cs="宋体"/>
      <w:kern w:val="0"/>
      <w:sz w:val="24"/>
    </w:rPr>
  </w:style>
  <w:style w:type="table" w:styleId="ac">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autoRedefine/>
    <w:qFormat/>
    <w:rPr>
      <w:b/>
      <w:bCs/>
    </w:rPr>
  </w:style>
  <w:style w:type="character" w:styleId="ae">
    <w:name w:val="page number"/>
    <w:basedOn w:val="a1"/>
    <w:autoRedefine/>
    <w:uiPriority w:val="99"/>
    <w:semiHidden/>
    <w:unhideWhenUsed/>
    <w:qFormat/>
  </w:style>
  <w:style w:type="character" w:styleId="af">
    <w:name w:val="Hyperlink"/>
    <w:basedOn w:val="a5"/>
    <w:autoRedefine/>
    <w:qFormat/>
    <w:rPr>
      <w:i/>
      <w:color w:val="4F81BD" w:themeColor="accent1"/>
    </w:rPr>
  </w:style>
  <w:style w:type="character" w:customStyle="1" w:styleId="a5">
    <w:name w:val="题注 字符"/>
    <w:basedOn w:val="a1"/>
    <w:link w:val="a4"/>
    <w:rPr>
      <w:i/>
    </w:rPr>
  </w:style>
  <w:style w:type="paragraph" w:customStyle="1" w:styleId="af0">
    <w:name w:val="书稿    正文"/>
    <w:basedOn w:val="a"/>
    <w:autoRedefine/>
    <w:qFormat/>
    <w:pPr>
      <w:spacing w:line="312" w:lineRule="auto"/>
    </w:pPr>
  </w:style>
  <w:style w:type="paragraph" w:customStyle="1" w:styleId="af1">
    <w:name w:val="书稿   章"/>
    <w:basedOn w:val="1"/>
    <w:autoRedefine/>
    <w:qFormat/>
    <w:rsid w:val="001C4B54"/>
    <w:pPr>
      <w:spacing w:beforeLines="150" w:before="468" w:afterLines="100" w:after="312" w:line="480" w:lineRule="auto"/>
      <w:ind w:left="-374" w:right="-700" w:firstLine="374"/>
      <w:textAlignment w:val="center"/>
    </w:pPr>
    <w:rPr>
      <w:rFonts w:eastAsia="黑体"/>
      <w:sz w:val="36"/>
    </w:rPr>
  </w:style>
  <w:style w:type="paragraph" w:customStyle="1" w:styleId="af2">
    <w:name w:val="书稿  节"/>
    <w:basedOn w:val="2"/>
    <w:autoRedefine/>
    <w:qFormat/>
    <w:pPr>
      <w:spacing w:beforeLines="150" w:before="150" w:afterLines="150" w:after="150" w:line="312" w:lineRule="exact"/>
      <w:textAlignment w:val="center"/>
    </w:pPr>
    <w:rPr>
      <w:rFonts w:eastAsia="宋体"/>
      <w:sz w:val="28"/>
    </w:rPr>
  </w:style>
  <w:style w:type="paragraph" w:customStyle="1" w:styleId="10">
    <w:name w:val="书稿 1级目（一、）"/>
    <w:basedOn w:val="2"/>
    <w:autoRedefine/>
    <w:qFormat/>
    <w:pPr>
      <w:spacing w:beforeLines="60" w:before="60" w:afterLines="60" w:after="60" w:line="312" w:lineRule="auto"/>
    </w:pPr>
    <w:rPr>
      <w:rFonts w:eastAsia="宋体"/>
      <w:b w:val="0"/>
      <w:sz w:val="24"/>
    </w:rPr>
  </w:style>
  <w:style w:type="paragraph" w:customStyle="1" w:styleId="Default">
    <w:name w:val="Default"/>
    <w:autoRedefine/>
    <w:qFormat/>
    <w:pPr>
      <w:widowControl w:val="0"/>
      <w:autoSpaceDE w:val="0"/>
      <w:autoSpaceDN w:val="0"/>
      <w:adjustRightInd w:val="0"/>
    </w:pPr>
    <w:rPr>
      <w:rFonts w:ascii="黑体" w:eastAsia="黑体"/>
      <w:color w:val="000000"/>
      <w:sz w:val="24"/>
      <w:szCs w:val="24"/>
    </w:rPr>
  </w:style>
  <w:style w:type="paragraph" w:customStyle="1" w:styleId="11">
    <w:name w:val="正文文本缩进1"/>
    <w:basedOn w:val="Default"/>
    <w:next w:val="Default"/>
    <w:autoRedefine/>
    <w:qFormat/>
    <w:rPr>
      <w:color w:val="auto"/>
      <w:sz w:val="20"/>
    </w:rPr>
  </w:style>
  <w:style w:type="paragraph" w:styleId="af3">
    <w:name w:val="List Paragraph"/>
    <w:basedOn w:val="a"/>
    <w:autoRedefine/>
    <w:uiPriority w:val="34"/>
    <w:qFormat/>
    <w:pPr>
      <w:ind w:firstLineChars="200" w:firstLine="420"/>
    </w:pPr>
  </w:style>
  <w:style w:type="character" w:customStyle="1" w:styleId="aa">
    <w:name w:val="页眉 字符"/>
    <w:basedOn w:val="a1"/>
    <w:link w:val="a9"/>
    <w:autoRedefine/>
    <w:qFormat/>
    <w:rPr>
      <w:kern w:val="2"/>
      <w:sz w:val="21"/>
      <w:szCs w:val="24"/>
    </w:rPr>
  </w:style>
  <w:style w:type="character" w:customStyle="1" w:styleId="a8">
    <w:name w:val="页脚 字符"/>
    <w:basedOn w:val="a1"/>
    <w:link w:val="a7"/>
    <w:autoRedefine/>
    <w:qFormat/>
    <w:rPr>
      <w:kern w:val="2"/>
      <w:sz w:val="21"/>
      <w:szCs w:val="24"/>
    </w:rPr>
  </w:style>
  <w:style w:type="paragraph" w:customStyle="1" w:styleId="SourceCode">
    <w:name w:val="Source Code"/>
    <w:basedOn w:val="a"/>
    <w:link w:val="VerbatimChar"/>
    <w:pPr>
      <w:wordWrap w:val="0"/>
    </w:pPr>
  </w:style>
  <w:style w:type="character" w:customStyle="1" w:styleId="NormalTok">
    <w:name w:val="NormalTok"/>
    <w:basedOn w:val="VerbatimChar"/>
    <w:rPr>
      <w:rFonts w:ascii="Consolas" w:hAnsi="Consolas"/>
      <w:i/>
      <w:sz w:val="22"/>
    </w:rPr>
  </w:style>
  <w:style w:type="character" w:customStyle="1" w:styleId="VerbatimChar">
    <w:name w:val="Verbatim Char"/>
    <w:basedOn w:val="a5"/>
    <w:link w:val="SourceCode"/>
    <w:rPr>
      <w:i/>
    </w:rPr>
  </w:style>
  <w:style w:type="character" w:customStyle="1" w:styleId="OperatorTok">
    <w:name w:val="OperatorTok"/>
    <w:basedOn w:val="VerbatimChar"/>
    <w:rPr>
      <w:rFonts w:ascii="Consolas" w:hAnsi="Consolas"/>
      <w:i/>
      <w:color w:val="666666"/>
      <w:sz w:val="22"/>
    </w:rPr>
  </w:style>
  <w:style w:type="character" w:customStyle="1" w:styleId="DecValTok">
    <w:name w:val="DecValTok"/>
    <w:basedOn w:val="VerbatimChar"/>
    <w:autoRedefine/>
    <w:qFormat/>
    <w:rPr>
      <w:rFonts w:ascii="Consolas" w:hAnsi="Consolas"/>
      <w:i/>
      <w:color w:val="40A070"/>
      <w:sz w:val="22"/>
    </w:rPr>
  </w:style>
  <w:style w:type="character" w:customStyle="1" w:styleId="CommentTok">
    <w:name w:val="CommentTok"/>
    <w:basedOn w:val="VerbatimChar"/>
    <w:rPr>
      <w:rFonts w:ascii="Consolas" w:hAnsi="Consolas"/>
      <w:i/>
      <w:color w:val="60A0B0"/>
      <w:sz w:val="22"/>
    </w:rPr>
  </w:style>
  <w:style w:type="paragraph" w:customStyle="1" w:styleId="FirstParagraph">
    <w:name w:val="First Paragraph"/>
    <w:basedOn w:val="a0"/>
    <w:next w:val="a0"/>
    <w:qFormat/>
  </w:style>
  <w:style w:type="character" w:customStyle="1" w:styleId="ImportTok">
    <w:name w:val="ImportTok"/>
    <w:basedOn w:val="VerbatimChar"/>
    <w:qFormat/>
    <w:rPr>
      <w:rFonts w:ascii="Consolas" w:hAnsi="Consolas"/>
      <w:b/>
      <w:i/>
      <w:color w:val="008000"/>
      <w:sz w:val="22"/>
    </w:rPr>
  </w:style>
  <w:style w:type="character" w:customStyle="1" w:styleId="ControlFlowTok">
    <w:name w:val="ControlFlowTok"/>
    <w:basedOn w:val="VerbatimChar"/>
    <w:autoRedefine/>
    <w:qFormat/>
    <w:rPr>
      <w:rFonts w:ascii="Consolas" w:hAnsi="Consolas"/>
      <w:b/>
      <w:i/>
      <w:color w:val="007020"/>
      <w:sz w:val="22"/>
    </w:rPr>
  </w:style>
  <w:style w:type="character" w:customStyle="1" w:styleId="BuiltInTok">
    <w:name w:val="BuiltInTok"/>
    <w:basedOn w:val="VerbatimChar"/>
    <w:autoRedefine/>
    <w:qFormat/>
    <w:rPr>
      <w:rFonts w:ascii="Consolas" w:hAnsi="Consolas"/>
      <w:i/>
      <w:color w:val="008000"/>
      <w:sz w:val="22"/>
    </w:rPr>
  </w:style>
  <w:style w:type="character" w:customStyle="1" w:styleId="StringTok">
    <w:name w:val="StringTok"/>
    <w:basedOn w:val="VerbatimChar"/>
    <w:autoRedefine/>
    <w:qFormat/>
    <w:rPr>
      <w:rFonts w:ascii="Consolas" w:hAnsi="Consolas"/>
      <w:i/>
      <w:color w:val="4070A0"/>
      <w:sz w:val="22"/>
    </w:rPr>
  </w:style>
  <w:style w:type="character" w:customStyle="1" w:styleId="KeywordTok">
    <w:name w:val="KeywordTok"/>
    <w:basedOn w:val="VerbatimChar"/>
    <w:autoRedefine/>
    <w:qFormat/>
    <w:rPr>
      <w:rFonts w:ascii="Consolas" w:hAnsi="Consolas"/>
      <w:b/>
      <w:i/>
      <w:color w:val="007020"/>
      <w:sz w:val="22"/>
    </w:rPr>
  </w:style>
  <w:style w:type="character" w:customStyle="1" w:styleId="VerbatimStringTok">
    <w:name w:val="VerbatimStringTok"/>
    <w:basedOn w:val="VerbatimChar"/>
    <w:autoRedefine/>
    <w:qFormat/>
    <w:rPr>
      <w:rFonts w:ascii="Consolas" w:hAnsi="Consolas"/>
      <w:i/>
      <w:color w:val="4070A0"/>
      <w:sz w:val="22"/>
    </w:rPr>
  </w:style>
  <w:style w:type="character" w:customStyle="1" w:styleId="FloatTok">
    <w:name w:val="FloatTok"/>
    <w:basedOn w:val="VerbatimChar"/>
    <w:autoRedefine/>
    <w:qFormat/>
    <w:rPr>
      <w:rFonts w:ascii="Consolas" w:hAnsi="Consolas"/>
      <w:i/>
      <w:color w:val="40A070"/>
      <w:sz w:val="22"/>
    </w:rPr>
  </w:style>
  <w:style w:type="character" w:customStyle="1" w:styleId="SpecialStringTok">
    <w:name w:val="SpecialStringTok"/>
    <w:basedOn w:val="VerbatimChar"/>
    <w:autoRedefine/>
    <w:qFormat/>
    <w:rPr>
      <w:rFonts w:ascii="Consolas" w:hAnsi="Consolas"/>
      <w:i/>
      <w:color w:val="BB6688"/>
      <w:sz w:val="22"/>
    </w:rPr>
  </w:style>
  <w:style w:type="character" w:customStyle="1" w:styleId="SpecialCharTok">
    <w:name w:val="SpecialCharTok"/>
    <w:basedOn w:val="VerbatimChar"/>
    <w:autoRedefine/>
    <w:qFormat/>
    <w:rPr>
      <w:rFonts w:ascii="Consolas" w:hAnsi="Consolas"/>
      <w:i/>
      <w:color w:val="4070A0"/>
      <w:sz w:val="22"/>
    </w:rPr>
  </w:style>
  <w:style w:type="character" w:customStyle="1" w:styleId="CharTok">
    <w:name w:val="CharTok"/>
    <w:basedOn w:val="VerbatimChar"/>
    <w:autoRedefine/>
    <w:qFormat/>
    <w:rPr>
      <w:rFonts w:ascii="Consolas" w:hAnsi="Consolas"/>
      <w:i/>
      <w:color w:val="4070A0"/>
      <w:sz w:val="22"/>
    </w:rPr>
  </w:style>
  <w:style w:type="character" w:customStyle="1" w:styleId="FunctionTok">
    <w:name w:val="FunctionTok"/>
    <w:basedOn w:val="VerbatimChar"/>
    <w:autoRedefine/>
    <w:qFormat/>
    <w:rPr>
      <w:rFonts w:ascii="Consolas" w:hAnsi="Consolas"/>
      <w:i/>
      <w:color w:val="06287E"/>
      <w:sz w:val="22"/>
    </w:rPr>
  </w:style>
  <w:style w:type="character" w:customStyle="1" w:styleId="VariableTok">
    <w:name w:val="VariableTok"/>
    <w:basedOn w:val="VerbatimChar"/>
    <w:autoRedefine/>
    <w:qFormat/>
    <w:rPr>
      <w:rFonts w:ascii="Consolas" w:hAnsi="Consolas"/>
      <w:i/>
      <w:color w:val="19177C"/>
      <w:sz w:val="22"/>
    </w:rPr>
  </w:style>
  <w:style w:type="character" w:customStyle="1" w:styleId="AttributeTok">
    <w:name w:val="AttributeTok"/>
    <w:basedOn w:val="VerbatimChar"/>
    <w:autoRedefine/>
    <w:qFormat/>
    <w:rPr>
      <w:rFonts w:ascii="Consolas" w:hAnsi="Consolas"/>
      <w:i/>
      <w:color w:val="7D9029"/>
      <w:sz w:val="22"/>
    </w:rPr>
  </w:style>
  <w:style w:type="character" w:customStyle="1" w:styleId="DataTypeTok">
    <w:name w:val="DataTypeTok"/>
    <w:basedOn w:val="VerbatimChar"/>
    <w:autoRedefine/>
    <w:qFormat/>
    <w:rPr>
      <w:rFonts w:ascii="Consolas" w:hAnsi="Consolas"/>
      <w:i/>
      <w:color w:val="902000"/>
      <w:sz w:val="22"/>
    </w:rPr>
  </w:style>
  <w:style w:type="character" w:customStyle="1" w:styleId="ErrorTok">
    <w:name w:val="ErrorTok"/>
    <w:basedOn w:val="VerbatimChar"/>
    <w:autoRedefine/>
    <w:qFormat/>
    <w:rPr>
      <w:rFonts w:ascii="Consolas" w:hAnsi="Consolas"/>
      <w:b/>
      <w:i/>
      <w:color w:val="FF0000"/>
      <w:sz w:val="22"/>
    </w:rPr>
  </w:style>
  <w:style w:type="character" w:customStyle="1" w:styleId="OtherTok">
    <w:name w:val="OtherTok"/>
    <w:basedOn w:val="VerbatimChar"/>
    <w:autoRedefine/>
    <w:qFormat/>
    <w:rPr>
      <w:rFonts w:ascii="Consolas" w:hAnsi="Consolas"/>
      <w:i/>
      <w:color w:val="007020"/>
      <w:sz w:val="22"/>
    </w:rPr>
  </w:style>
  <w:style w:type="paragraph" w:customStyle="1" w:styleId="alt">
    <w:name w:val="alt"/>
    <w:basedOn w:val="a"/>
    <w:rsid w:val="003E7F0A"/>
    <w:pPr>
      <w:widowControl/>
      <w:spacing w:before="100" w:beforeAutospacing="1" w:after="100" w:afterAutospacing="1"/>
      <w:jc w:val="left"/>
    </w:pPr>
    <w:rPr>
      <w:rFonts w:ascii="宋体" w:hAnsi="宋体" w:cs="宋体"/>
      <w:kern w:val="0"/>
      <w:sz w:val="24"/>
    </w:rPr>
  </w:style>
  <w:style w:type="character" w:customStyle="1" w:styleId="hljs-number">
    <w:name w:val="hljs-number"/>
    <w:basedOn w:val="a1"/>
    <w:rsid w:val="003E7F0A"/>
  </w:style>
  <w:style w:type="character" w:customStyle="1" w:styleId="hljs-comment">
    <w:name w:val="hljs-comment"/>
    <w:basedOn w:val="a1"/>
    <w:rsid w:val="003E7F0A"/>
  </w:style>
  <w:style w:type="character" w:customStyle="1" w:styleId="hljs-string">
    <w:name w:val="hljs-string"/>
    <w:basedOn w:val="a1"/>
    <w:rsid w:val="0024340A"/>
  </w:style>
  <w:style w:type="character" w:customStyle="1" w:styleId="hljs-symbol">
    <w:name w:val="hljs-symbol"/>
    <w:basedOn w:val="a1"/>
    <w:rsid w:val="0024340A"/>
  </w:style>
  <w:style w:type="character" w:customStyle="1" w:styleId="hljs-builtin">
    <w:name w:val="hljs-built_in"/>
    <w:basedOn w:val="a1"/>
    <w:rsid w:val="0024340A"/>
  </w:style>
  <w:style w:type="character" w:customStyle="1" w:styleId="hljs-attr">
    <w:name w:val="hljs-attr"/>
    <w:basedOn w:val="a1"/>
    <w:rsid w:val="005A3CF2"/>
  </w:style>
  <w:style w:type="character" w:customStyle="1" w:styleId="50">
    <w:name w:val="标题 5 字符"/>
    <w:basedOn w:val="a1"/>
    <w:link w:val="5"/>
    <w:uiPriority w:val="9"/>
    <w:rsid w:val="00993750"/>
    <w:rPr>
      <w:rFonts w:asciiTheme="majorHAnsi" w:eastAsiaTheme="majorEastAsia" w:hAnsiTheme="majorHAnsi" w:cstheme="majorBidi"/>
      <w:iCs/>
      <w:color w:val="4F81BD" w:themeColor="accent1"/>
      <w:sz w:val="24"/>
      <w:szCs w:val="24"/>
      <w:lang w:eastAsia="en-US"/>
    </w:rPr>
  </w:style>
  <w:style w:type="character" w:customStyle="1" w:styleId="60">
    <w:name w:val="标题 6 字符"/>
    <w:basedOn w:val="a1"/>
    <w:link w:val="6"/>
    <w:uiPriority w:val="9"/>
    <w:rsid w:val="00993750"/>
    <w:rPr>
      <w:rFonts w:asciiTheme="majorHAnsi" w:eastAsiaTheme="majorEastAsia" w:hAnsiTheme="majorHAnsi" w:cstheme="majorBidi"/>
      <w:color w:val="4F81BD" w:themeColor="accent1"/>
      <w:sz w:val="24"/>
      <w:szCs w:val="24"/>
      <w:lang w:eastAsia="en-US"/>
    </w:rPr>
  </w:style>
  <w:style w:type="character" w:customStyle="1" w:styleId="70">
    <w:name w:val="标题 7 字符"/>
    <w:basedOn w:val="a1"/>
    <w:link w:val="7"/>
    <w:uiPriority w:val="9"/>
    <w:rsid w:val="00993750"/>
    <w:rPr>
      <w:rFonts w:asciiTheme="majorHAnsi" w:eastAsiaTheme="majorEastAsia" w:hAnsiTheme="majorHAnsi" w:cstheme="majorBidi"/>
      <w:color w:val="4F81BD" w:themeColor="accent1"/>
      <w:sz w:val="24"/>
      <w:szCs w:val="24"/>
      <w:lang w:eastAsia="en-US"/>
    </w:rPr>
  </w:style>
  <w:style w:type="character" w:customStyle="1" w:styleId="80">
    <w:name w:val="标题 8 字符"/>
    <w:basedOn w:val="a1"/>
    <w:link w:val="8"/>
    <w:uiPriority w:val="9"/>
    <w:rsid w:val="00993750"/>
    <w:rPr>
      <w:rFonts w:asciiTheme="majorHAnsi" w:eastAsiaTheme="majorEastAsia" w:hAnsiTheme="majorHAnsi" w:cstheme="majorBidi"/>
      <w:color w:val="4F81BD" w:themeColor="accent1"/>
      <w:sz w:val="24"/>
      <w:szCs w:val="24"/>
      <w:lang w:eastAsia="en-US"/>
    </w:rPr>
  </w:style>
  <w:style w:type="character" w:customStyle="1" w:styleId="90">
    <w:name w:val="标题 9 字符"/>
    <w:basedOn w:val="a1"/>
    <w:link w:val="9"/>
    <w:uiPriority w:val="9"/>
    <w:rsid w:val="00993750"/>
    <w:rPr>
      <w:rFonts w:asciiTheme="majorHAnsi" w:eastAsiaTheme="majorEastAsia" w:hAnsiTheme="majorHAnsi" w:cstheme="majorBidi"/>
      <w:color w:val="4F81BD" w:themeColor="accent1"/>
      <w:sz w:val="24"/>
      <w:szCs w:val="24"/>
      <w:lang w:eastAsia="en-US"/>
    </w:rPr>
  </w:style>
  <w:style w:type="paragraph" w:customStyle="1" w:styleId="Compact">
    <w:name w:val="Compact"/>
    <w:basedOn w:val="a0"/>
    <w:qFormat/>
    <w:rsid w:val="00993750"/>
    <w:pPr>
      <w:widowControl/>
      <w:spacing w:before="36" w:after="36"/>
      <w:jc w:val="left"/>
    </w:pPr>
    <w:rPr>
      <w:rFonts w:asciiTheme="minorHAnsi" w:eastAsiaTheme="minorEastAsia" w:hAnsiTheme="minorHAnsi" w:cstheme="minorBidi"/>
      <w:kern w:val="0"/>
      <w:sz w:val="24"/>
      <w:lang w:eastAsia="en-US"/>
    </w:rPr>
  </w:style>
  <w:style w:type="paragraph" w:styleId="af4">
    <w:name w:val="Title"/>
    <w:basedOn w:val="a"/>
    <w:next w:val="a0"/>
    <w:link w:val="af5"/>
    <w:qFormat/>
    <w:rsid w:val="00993750"/>
    <w:pPr>
      <w:keepNext/>
      <w:keepLines/>
      <w:widowControl/>
      <w:spacing w:before="480" w:after="240"/>
      <w:jc w:val="center"/>
    </w:pPr>
    <w:rPr>
      <w:rFonts w:asciiTheme="majorHAnsi" w:eastAsiaTheme="majorEastAsia" w:hAnsiTheme="majorHAnsi" w:cstheme="majorBidi"/>
      <w:b/>
      <w:bCs/>
      <w:color w:val="345A8A" w:themeColor="accent1" w:themeShade="B5"/>
      <w:kern w:val="0"/>
      <w:sz w:val="36"/>
      <w:szCs w:val="36"/>
      <w:lang w:eastAsia="en-US"/>
    </w:rPr>
  </w:style>
  <w:style w:type="character" w:customStyle="1" w:styleId="af5">
    <w:name w:val="标题 字符"/>
    <w:basedOn w:val="a1"/>
    <w:link w:val="af4"/>
    <w:rsid w:val="00993750"/>
    <w:rPr>
      <w:rFonts w:asciiTheme="majorHAnsi" w:eastAsiaTheme="majorEastAsia" w:hAnsiTheme="majorHAnsi" w:cstheme="majorBidi"/>
      <w:b/>
      <w:bCs/>
      <w:color w:val="345A8A" w:themeColor="accent1" w:themeShade="B5"/>
      <w:sz w:val="36"/>
      <w:szCs w:val="36"/>
      <w:lang w:eastAsia="en-US"/>
    </w:rPr>
  </w:style>
  <w:style w:type="paragraph" w:styleId="af6">
    <w:name w:val="Subtitle"/>
    <w:basedOn w:val="af4"/>
    <w:next w:val="a0"/>
    <w:link w:val="af7"/>
    <w:qFormat/>
    <w:rsid w:val="00993750"/>
    <w:pPr>
      <w:spacing w:before="240"/>
    </w:pPr>
    <w:rPr>
      <w:sz w:val="30"/>
      <w:szCs w:val="30"/>
    </w:rPr>
  </w:style>
  <w:style w:type="character" w:customStyle="1" w:styleId="af7">
    <w:name w:val="副标题 字符"/>
    <w:basedOn w:val="a1"/>
    <w:link w:val="af6"/>
    <w:rsid w:val="00993750"/>
    <w:rPr>
      <w:rFonts w:asciiTheme="majorHAnsi" w:eastAsiaTheme="majorEastAsia" w:hAnsiTheme="majorHAnsi" w:cstheme="majorBidi"/>
      <w:b/>
      <w:bCs/>
      <w:color w:val="345A8A" w:themeColor="accent1" w:themeShade="B5"/>
      <w:sz w:val="30"/>
      <w:szCs w:val="30"/>
      <w:lang w:eastAsia="en-US"/>
    </w:rPr>
  </w:style>
  <w:style w:type="paragraph" w:customStyle="1" w:styleId="Author">
    <w:name w:val="Author"/>
    <w:next w:val="a0"/>
    <w:qFormat/>
    <w:rsid w:val="00993750"/>
    <w:pPr>
      <w:keepNext/>
      <w:keepLines/>
      <w:spacing w:after="200"/>
      <w:jc w:val="center"/>
    </w:pPr>
    <w:rPr>
      <w:rFonts w:asciiTheme="minorHAnsi" w:eastAsiaTheme="minorEastAsia" w:hAnsiTheme="minorHAnsi" w:cstheme="minorBidi"/>
      <w:sz w:val="24"/>
      <w:szCs w:val="24"/>
      <w:lang w:eastAsia="en-US"/>
    </w:rPr>
  </w:style>
  <w:style w:type="paragraph" w:styleId="af8">
    <w:name w:val="Date"/>
    <w:next w:val="a0"/>
    <w:link w:val="af9"/>
    <w:qFormat/>
    <w:rsid w:val="00993750"/>
    <w:pPr>
      <w:keepNext/>
      <w:keepLines/>
      <w:spacing w:after="200"/>
      <w:jc w:val="center"/>
    </w:pPr>
    <w:rPr>
      <w:rFonts w:asciiTheme="minorHAnsi" w:eastAsiaTheme="minorEastAsia" w:hAnsiTheme="minorHAnsi" w:cstheme="minorBidi"/>
      <w:sz w:val="24"/>
      <w:szCs w:val="24"/>
      <w:lang w:eastAsia="en-US"/>
    </w:rPr>
  </w:style>
  <w:style w:type="character" w:customStyle="1" w:styleId="af9">
    <w:name w:val="日期 字符"/>
    <w:basedOn w:val="a1"/>
    <w:link w:val="af8"/>
    <w:rsid w:val="00993750"/>
    <w:rPr>
      <w:rFonts w:asciiTheme="minorHAnsi" w:eastAsiaTheme="minorEastAsia" w:hAnsiTheme="minorHAnsi" w:cstheme="minorBidi"/>
      <w:sz w:val="24"/>
      <w:szCs w:val="24"/>
      <w:lang w:eastAsia="en-US"/>
    </w:rPr>
  </w:style>
  <w:style w:type="paragraph" w:customStyle="1" w:styleId="Abstract">
    <w:name w:val="Abstract"/>
    <w:basedOn w:val="a"/>
    <w:next w:val="a0"/>
    <w:qFormat/>
    <w:rsid w:val="00993750"/>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a">
    <w:name w:val="Bibliography"/>
    <w:basedOn w:val="a"/>
    <w:qFormat/>
    <w:rsid w:val="00993750"/>
    <w:pPr>
      <w:widowControl/>
      <w:spacing w:after="200"/>
      <w:jc w:val="left"/>
    </w:pPr>
    <w:rPr>
      <w:rFonts w:asciiTheme="minorHAnsi" w:eastAsiaTheme="minorEastAsia" w:hAnsiTheme="minorHAnsi" w:cstheme="minorBidi"/>
      <w:kern w:val="0"/>
      <w:sz w:val="24"/>
      <w:lang w:eastAsia="en-US"/>
    </w:rPr>
  </w:style>
  <w:style w:type="paragraph" w:styleId="afb">
    <w:name w:val="Block Text"/>
    <w:basedOn w:val="a0"/>
    <w:next w:val="a0"/>
    <w:uiPriority w:val="9"/>
    <w:unhideWhenUsed/>
    <w:qFormat/>
    <w:rsid w:val="00993750"/>
    <w:pPr>
      <w:widowControl/>
      <w:spacing w:before="100" w:after="100"/>
      <w:ind w:left="480" w:right="480"/>
      <w:jc w:val="left"/>
    </w:pPr>
    <w:rPr>
      <w:rFonts w:asciiTheme="minorHAnsi" w:eastAsiaTheme="minorEastAsia" w:hAnsiTheme="minorHAnsi" w:cstheme="minorBidi"/>
      <w:kern w:val="0"/>
      <w:sz w:val="24"/>
      <w:lang w:eastAsia="en-US"/>
    </w:rPr>
  </w:style>
  <w:style w:type="paragraph" w:styleId="afc">
    <w:name w:val="footnote text"/>
    <w:basedOn w:val="a"/>
    <w:link w:val="afd"/>
    <w:uiPriority w:val="9"/>
    <w:unhideWhenUsed/>
    <w:qFormat/>
    <w:rsid w:val="00993750"/>
    <w:pPr>
      <w:widowControl/>
      <w:spacing w:after="200"/>
      <w:jc w:val="left"/>
    </w:pPr>
    <w:rPr>
      <w:rFonts w:asciiTheme="minorHAnsi" w:eastAsiaTheme="minorEastAsia" w:hAnsiTheme="minorHAnsi" w:cstheme="minorBidi"/>
      <w:kern w:val="0"/>
      <w:sz w:val="24"/>
      <w:lang w:eastAsia="en-US"/>
    </w:rPr>
  </w:style>
  <w:style w:type="character" w:customStyle="1" w:styleId="afd">
    <w:name w:val="脚注文本 字符"/>
    <w:basedOn w:val="a1"/>
    <w:link w:val="afc"/>
    <w:uiPriority w:val="9"/>
    <w:rsid w:val="00993750"/>
    <w:rPr>
      <w:rFonts w:asciiTheme="minorHAnsi" w:eastAsiaTheme="minorEastAsia" w:hAnsiTheme="minorHAnsi" w:cstheme="minorBidi"/>
      <w:sz w:val="24"/>
      <w:szCs w:val="24"/>
      <w:lang w:eastAsia="en-US"/>
    </w:rPr>
  </w:style>
  <w:style w:type="table" w:customStyle="1" w:styleId="Table">
    <w:name w:val="Table"/>
    <w:semiHidden/>
    <w:unhideWhenUsed/>
    <w:qFormat/>
    <w:rsid w:val="00993750"/>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993750"/>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a"/>
    <w:rsid w:val="00993750"/>
    <w:pPr>
      <w:widowControl/>
      <w:spacing w:after="200"/>
      <w:jc w:val="left"/>
    </w:pPr>
    <w:rPr>
      <w:rFonts w:asciiTheme="minorHAnsi" w:eastAsiaTheme="minorEastAsia" w:hAnsiTheme="minorHAnsi" w:cstheme="minorBidi"/>
      <w:kern w:val="0"/>
      <w:sz w:val="24"/>
      <w:lang w:eastAsia="en-US"/>
    </w:rPr>
  </w:style>
  <w:style w:type="paragraph" w:customStyle="1" w:styleId="TableCaption">
    <w:name w:val="Table Caption"/>
    <w:basedOn w:val="a4"/>
    <w:rsid w:val="00993750"/>
    <w:pPr>
      <w:keepNext/>
      <w:widowControl/>
      <w:jc w:val="left"/>
    </w:pPr>
    <w:rPr>
      <w:rFonts w:asciiTheme="minorHAnsi" w:eastAsiaTheme="minorEastAsia" w:hAnsiTheme="minorHAnsi" w:cstheme="minorBidi"/>
      <w:kern w:val="0"/>
      <w:sz w:val="24"/>
      <w:lang w:eastAsia="en-US"/>
    </w:rPr>
  </w:style>
  <w:style w:type="paragraph" w:customStyle="1" w:styleId="ImageCaption">
    <w:name w:val="Image Caption"/>
    <w:basedOn w:val="a4"/>
    <w:rsid w:val="00993750"/>
    <w:pPr>
      <w:widowControl/>
      <w:jc w:val="left"/>
    </w:pPr>
    <w:rPr>
      <w:rFonts w:asciiTheme="minorHAnsi" w:eastAsiaTheme="minorEastAsia" w:hAnsiTheme="minorHAnsi" w:cstheme="minorBidi"/>
      <w:kern w:val="0"/>
      <w:sz w:val="24"/>
      <w:lang w:eastAsia="en-US"/>
    </w:rPr>
  </w:style>
  <w:style w:type="paragraph" w:customStyle="1" w:styleId="Figure">
    <w:name w:val="Figure"/>
    <w:basedOn w:val="a"/>
    <w:rsid w:val="00993750"/>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993750"/>
    <w:pPr>
      <w:keepNext/>
    </w:pPr>
  </w:style>
  <w:style w:type="character" w:customStyle="1" w:styleId="SectionNumber">
    <w:name w:val="Section Number"/>
    <w:basedOn w:val="a5"/>
    <w:rsid w:val="00993750"/>
    <w:rPr>
      <w:i/>
    </w:rPr>
  </w:style>
  <w:style w:type="character" w:styleId="afe">
    <w:name w:val="footnote reference"/>
    <w:basedOn w:val="a5"/>
    <w:rsid w:val="00993750"/>
    <w:rPr>
      <w:i/>
      <w:vertAlign w:val="superscript"/>
    </w:rPr>
  </w:style>
  <w:style w:type="paragraph" w:styleId="TOC">
    <w:name w:val="TOC Heading"/>
    <w:basedOn w:val="1"/>
    <w:next w:val="a0"/>
    <w:uiPriority w:val="39"/>
    <w:unhideWhenUsed/>
    <w:qFormat/>
    <w:rsid w:val="0099375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BaseNTok">
    <w:name w:val="BaseNTok"/>
    <w:basedOn w:val="VerbatimChar"/>
    <w:rsid w:val="00993750"/>
    <w:rPr>
      <w:rFonts w:ascii="Consolas" w:hAnsi="Consolas"/>
      <w:i/>
      <w:color w:val="40A070"/>
      <w:sz w:val="22"/>
    </w:rPr>
  </w:style>
  <w:style w:type="character" w:customStyle="1" w:styleId="ConstantTok">
    <w:name w:val="ConstantTok"/>
    <w:basedOn w:val="VerbatimChar"/>
    <w:rsid w:val="00993750"/>
    <w:rPr>
      <w:rFonts w:ascii="Consolas" w:hAnsi="Consolas"/>
      <w:i/>
      <w:color w:val="880000"/>
      <w:sz w:val="22"/>
    </w:rPr>
  </w:style>
  <w:style w:type="character" w:customStyle="1" w:styleId="DocumentationTok">
    <w:name w:val="DocumentationTok"/>
    <w:basedOn w:val="VerbatimChar"/>
    <w:rsid w:val="00993750"/>
    <w:rPr>
      <w:rFonts w:ascii="Consolas" w:hAnsi="Consolas"/>
      <w:i/>
      <w:color w:val="BA2121"/>
      <w:sz w:val="22"/>
    </w:rPr>
  </w:style>
  <w:style w:type="character" w:customStyle="1" w:styleId="AnnotationTok">
    <w:name w:val="AnnotationTok"/>
    <w:basedOn w:val="VerbatimChar"/>
    <w:rsid w:val="00993750"/>
    <w:rPr>
      <w:rFonts w:ascii="Consolas" w:hAnsi="Consolas"/>
      <w:b/>
      <w:i/>
      <w:color w:val="60A0B0"/>
      <w:sz w:val="22"/>
    </w:rPr>
  </w:style>
  <w:style w:type="character" w:customStyle="1" w:styleId="CommentVarTok">
    <w:name w:val="CommentVarTok"/>
    <w:basedOn w:val="VerbatimChar"/>
    <w:rsid w:val="00993750"/>
    <w:rPr>
      <w:rFonts w:ascii="Consolas" w:hAnsi="Consolas"/>
      <w:b/>
      <w:i/>
      <w:color w:val="60A0B0"/>
      <w:sz w:val="22"/>
    </w:rPr>
  </w:style>
  <w:style w:type="character" w:customStyle="1" w:styleId="ExtensionTok">
    <w:name w:val="ExtensionTok"/>
    <w:basedOn w:val="VerbatimChar"/>
    <w:rsid w:val="00993750"/>
    <w:rPr>
      <w:rFonts w:ascii="Consolas" w:hAnsi="Consolas"/>
      <w:i/>
      <w:sz w:val="22"/>
    </w:rPr>
  </w:style>
  <w:style w:type="character" w:customStyle="1" w:styleId="PreprocessorTok">
    <w:name w:val="PreprocessorTok"/>
    <w:basedOn w:val="VerbatimChar"/>
    <w:rsid w:val="00993750"/>
    <w:rPr>
      <w:rFonts w:ascii="Consolas" w:hAnsi="Consolas"/>
      <w:i/>
      <w:color w:val="BC7A00"/>
      <w:sz w:val="22"/>
    </w:rPr>
  </w:style>
  <w:style w:type="character" w:customStyle="1" w:styleId="RegionMarkerTok">
    <w:name w:val="RegionMarkerTok"/>
    <w:basedOn w:val="VerbatimChar"/>
    <w:rsid w:val="00993750"/>
    <w:rPr>
      <w:rFonts w:ascii="Consolas" w:hAnsi="Consolas"/>
      <w:i/>
      <w:sz w:val="22"/>
    </w:rPr>
  </w:style>
  <w:style w:type="character" w:customStyle="1" w:styleId="InformationTok">
    <w:name w:val="InformationTok"/>
    <w:basedOn w:val="VerbatimChar"/>
    <w:rsid w:val="00993750"/>
    <w:rPr>
      <w:rFonts w:ascii="Consolas" w:hAnsi="Consolas"/>
      <w:b/>
      <w:i/>
      <w:color w:val="60A0B0"/>
      <w:sz w:val="22"/>
    </w:rPr>
  </w:style>
  <w:style w:type="character" w:customStyle="1" w:styleId="WarningTok">
    <w:name w:val="WarningTok"/>
    <w:basedOn w:val="VerbatimChar"/>
    <w:rsid w:val="00993750"/>
    <w:rPr>
      <w:rFonts w:ascii="Consolas" w:hAnsi="Consolas"/>
      <w:b/>
      <w:i/>
      <w:color w:val="60A0B0"/>
      <w:sz w:val="22"/>
    </w:rPr>
  </w:style>
  <w:style w:type="character" w:customStyle="1" w:styleId="AlertTok">
    <w:name w:val="AlertTok"/>
    <w:basedOn w:val="VerbatimChar"/>
    <w:rsid w:val="00993750"/>
    <w:rPr>
      <w:rFonts w:ascii="Consolas" w:hAnsi="Consolas"/>
      <w:b/>
      <w:i/>
      <w:color w:val="FF0000"/>
      <w:sz w:val="22"/>
    </w:rPr>
  </w:style>
  <w:style w:type="character" w:styleId="aff">
    <w:name w:val="FollowedHyperlink"/>
    <w:basedOn w:val="a1"/>
    <w:uiPriority w:val="99"/>
    <w:semiHidden/>
    <w:unhideWhenUsed/>
    <w:rsid w:val="00C52B79"/>
    <w:rPr>
      <w:color w:val="800080" w:themeColor="followedHyperlink"/>
      <w:u w:val="single"/>
    </w:rPr>
  </w:style>
  <w:style w:type="character" w:customStyle="1" w:styleId="hljs-class">
    <w:name w:val="hljs-class"/>
    <w:basedOn w:val="a1"/>
    <w:rsid w:val="007B33C4"/>
  </w:style>
  <w:style w:type="character" w:customStyle="1" w:styleId="hljs-keyword">
    <w:name w:val="hljs-keyword"/>
    <w:basedOn w:val="a1"/>
    <w:rsid w:val="007B33C4"/>
  </w:style>
  <w:style w:type="character" w:customStyle="1" w:styleId="hljs-title">
    <w:name w:val="hljs-title"/>
    <w:basedOn w:val="a1"/>
    <w:rsid w:val="007B33C4"/>
  </w:style>
  <w:style w:type="character" w:customStyle="1" w:styleId="hljs-function">
    <w:name w:val="hljs-function"/>
    <w:basedOn w:val="a1"/>
    <w:rsid w:val="007B33C4"/>
  </w:style>
  <w:style w:type="character" w:customStyle="1" w:styleId="hljs-params">
    <w:name w:val="hljs-params"/>
    <w:basedOn w:val="a1"/>
    <w:rsid w:val="007B33C4"/>
  </w:style>
  <w:style w:type="paragraph" w:styleId="aff0">
    <w:name w:val="Revision"/>
    <w:hidden/>
    <w:uiPriority w:val="99"/>
    <w:unhideWhenUsed/>
    <w:rsid w:val="00A609B4"/>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0639">
      <w:bodyDiv w:val="1"/>
      <w:marLeft w:val="0"/>
      <w:marRight w:val="0"/>
      <w:marTop w:val="0"/>
      <w:marBottom w:val="0"/>
      <w:divBdr>
        <w:top w:val="none" w:sz="0" w:space="0" w:color="auto"/>
        <w:left w:val="none" w:sz="0" w:space="0" w:color="auto"/>
        <w:bottom w:val="none" w:sz="0" w:space="0" w:color="auto"/>
        <w:right w:val="none" w:sz="0" w:space="0" w:color="auto"/>
      </w:divBdr>
      <w:divsChild>
        <w:div w:id="905916576">
          <w:marLeft w:val="0"/>
          <w:marRight w:val="0"/>
          <w:marTop w:val="0"/>
          <w:marBottom w:val="0"/>
          <w:divBdr>
            <w:top w:val="none" w:sz="0" w:space="0" w:color="auto"/>
            <w:left w:val="none" w:sz="0" w:space="0" w:color="auto"/>
            <w:bottom w:val="none" w:sz="0" w:space="0" w:color="auto"/>
            <w:right w:val="none" w:sz="0" w:space="0" w:color="auto"/>
          </w:divBdr>
          <w:divsChild>
            <w:div w:id="4916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53">
      <w:bodyDiv w:val="1"/>
      <w:marLeft w:val="0"/>
      <w:marRight w:val="0"/>
      <w:marTop w:val="0"/>
      <w:marBottom w:val="0"/>
      <w:divBdr>
        <w:top w:val="none" w:sz="0" w:space="0" w:color="auto"/>
        <w:left w:val="none" w:sz="0" w:space="0" w:color="auto"/>
        <w:bottom w:val="none" w:sz="0" w:space="0" w:color="auto"/>
        <w:right w:val="none" w:sz="0" w:space="0" w:color="auto"/>
      </w:divBdr>
      <w:divsChild>
        <w:div w:id="1127775407">
          <w:marLeft w:val="0"/>
          <w:marRight w:val="0"/>
          <w:marTop w:val="0"/>
          <w:marBottom w:val="0"/>
          <w:divBdr>
            <w:top w:val="none" w:sz="0" w:space="0" w:color="auto"/>
            <w:left w:val="none" w:sz="0" w:space="0" w:color="auto"/>
            <w:bottom w:val="none" w:sz="0" w:space="0" w:color="auto"/>
            <w:right w:val="none" w:sz="0" w:space="0" w:color="auto"/>
          </w:divBdr>
          <w:divsChild>
            <w:div w:id="9164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5798">
      <w:bodyDiv w:val="1"/>
      <w:marLeft w:val="0"/>
      <w:marRight w:val="0"/>
      <w:marTop w:val="0"/>
      <w:marBottom w:val="0"/>
      <w:divBdr>
        <w:top w:val="none" w:sz="0" w:space="0" w:color="auto"/>
        <w:left w:val="none" w:sz="0" w:space="0" w:color="auto"/>
        <w:bottom w:val="none" w:sz="0" w:space="0" w:color="auto"/>
        <w:right w:val="none" w:sz="0" w:space="0" w:color="auto"/>
      </w:divBdr>
    </w:div>
    <w:div w:id="437136946">
      <w:bodyDiv w:val="1"/>
      <w:marLeft w:val="0"/>
      <w:marRight w:val="0"/>
      <w:marTop w:val="0"/>
      <w:marBottom w:val="0"/>
      <w:divBdr>
        <w:top w:val="none" w:sz="0" w:space="0" w:color="auto"/>
        <w:left w:val="none" w:sz="0" w:space="0" w:color="auto"/>
        <w:bottom w:val="none" w:sz="0" w:space="0" w:color="auto"/>
        <w:right w:val="none" w:sz="0" w:space="0" w:color="auto"/>
      </w:divBdr>
      <w:divsChild>
        <w:div w:id="1145048442">
          <w:marLeft w:val="0"/>
          <w:marRight w:val="0"/>
          <w:marTop w:val="0"/>
          <w:marBottom w:val="0"/>
          <w:divBdr>
            <w:top w:val="none" w:sz="0" w:space="0" w:color="auto"/>
            <w:left w:val="none" w:sz="0" w:space="0" w:color="auto"/>
            <w:bottom w:val="none" w:sz="0" w:space="0" w:color="auto"/>
            <w:right w:val="none" w:sz="0" w:space="0" w:color="auto"/>
          </w:divBdr>
          <w:divsChild>
            <w:div w:id="17231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179">
      <w:bodyDiv w:val="1"/>
      <w:marLeft w:val="0"/>
      <w:marRight w:val="0"/>
      <w:marTop w:val="0"/>
      <w:marBottom w:val="0"/>
      <w:divBdr>
        <w:top w:val="none" w:sz="0" w:space="0" w:color="auto"/>
        <w:left w:val="none" w:sz="0" w:space="0" w:color="auto"/>
        <w:bottom w:val="none" w:sz="0" w:space="0" w:color="auto"/>
        <w:right w:val="none" w:sz="0" w:space="0" w:color="auto"/>
      </w:divBdr>
    </w:div>
    <w:div w:id="520316263">
      <w:bodyDiv w:val="1"/>
      <w:marLeft w:val="0"/>
      <w:marRight w:val="0"/>
      <w:marTop w:val="0"/>
      <w:marBottom w:val="0"/>
      <w:divBdr>
        <w:top w:val="none" w:sz="0" w:space="0" w:color="auto"/>
        <w:left w:val="none" w:sz="0" w:space="0" w:color="auto"/>
        <w:bottom w:val="none" w:sz="0" w:space="0" w:color="auto"/>
        <w:right w:val="none" w:sz="0" w:space="0" w:color="auto"/>
      </w:divBdr>
    </w:div>
    <w:div w:id="583035046">
      <w:bodyDiv w:val="1"/>
      <w:marLeft w:val="0"/>
      <w:marRight w:val="0"/>
      <w:marTop w:val="0"/>
      <w:marBottom w:val="0"/>
      <w:divBdr>
        <w:top w:val="none" w:sz="0" w:space="0" w:color="auto"/>
        <w:left w:val="none" w:sz="0" w:space="0" w:color="auto"/>
        <w:bottom w:val="none" w:sz="0" w:space="0" w:color="auto"/>
        <w:right w:val="none" w:sz="0" w:space="0" w:color="auto"/>
      </w:divBdr>
    </w:div>
    <w:div w:id="640816847">
      <w:bodyDiv w:val="1"/>
      <w:marLeft w:val="0"/>
      <w:marRight w:val="0"/>
      <w:marTop w:val="0"/>
      <w:marBottom w:val="0"/>
      <w:divBdr>
        <w:top w:val="none" w:sz="0" w:space="0" w:color="auto"/>
        <w:left w:val="none" w:sz="0" w:space="0" w:color="auto"/>
        <w:bottom w:val="none" w:sz="0" w:space="0" w:color="auto"/>
        <w:right w:val="none" w:sz="0" w:space="0" w:color="auto"/>
      </w:divBdr>
    </w:div>
    <w:div w:id="720206347">
      <w:bodyDiv w:val="1"/>
      <w:marLeft w:val="0"/>
      <w:marRight w:val="0"/>
      <w:marTop w:val="0"/>
      <w:marBottom w:val="0"/>
      <w:divBdr>
        <w:top w:val="none" w:sz="0" w:space="0" w:color="auto"/>
        <w:left w:val="none" w:sz="0" w:space="0" w:color="auto"/>
        <w:bottom w:val="none" w:sz="0" w:space="0" w:color="auto"/>
        <w:right w:val="none" w:sz="0" w:space="0" w:color="auto"/>
      </w:divBdr>
    </w:div>
    <w:div w:id="754396580">
      <w:bodyDiv w:val="1"/>
      <w:marLeft w:val="0"/>
      <w:marRight w:val="0"/>
      <w:marTop w:val="0"/>
      <w:marBottom w:val="0"/>
      <w:divBdr>
        <w:top w:val="none" w:sz="0" w:space="0" w:color="auto"/>
        <w:left w:val="none" w:sz="0" w:space="0" w:color="auto"/>
        <w:bottom w:val="none" w:sz="0" w:space="0" w:color="auto"/>
        <w:right w:val="none" w:sz="0" w:space="0" w:color="auto"/>
      </w:divBdr>
    </w:div>
    <w:div w:id="1157266746">
      <w:bodyDiv w:val="1"/>
      <w:marLeft w:val="0"/>
      <w:marRight w:val="0"/>
      <w:marTop w:val="0"/>
      <w:marBottom w:val="0"/>
      <w:divBdr>
        <w:top w:val="none" w:sz="0" w:space="0" w:color="auto"/>
        <w:left w:val="none" w:sz="0" w:space="0" w:color="auto"/>
        <w:bottom w:val="none" w:sz="0" w:space="0" w:color="auto"/>
        <w:right w:val="none" w:sz="0" w:space="0" w:color="auto"/>
      </w:divBdr>
      <w:divsChild>
        <w:div w:id="971640301">
          <w:marLeft w:val="0"/>
          <w:marRight w:val="0"/>
          <w:marTop w:val="0"/>
          <w:marBottom w:val="0"/>
          <w:divBdr>
            <w:top w:val="none" w:sz="0" w:space="0" w:color="auto"/>
            <w:left w:val="none" w:sz="0" w:space="0" w:color="auto"/>
            <w:bottom w:val="none" w:sz="0" w:space="0" w:color="auto"/>
            <w:right w:val="none" w:sz="0" w:space="0" w:color="auto"/>
          </w:divBdr>
          <w:divsChild>
            <w:div w:id="1892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6022">
      <w:bodyDiv w:val="1"/>
      <w:marLeft w:val="0"/>
      <w:marRight w:val="0"/>
      <w:marTop w:val="0"/>
      <w:marBottom w:val="0"/>
      <w:divBdr>
        <w:top w:val="none" w:sz="0" w:space="0" w:color="auto"/>
        <w:left w:val="none" w:sz="0" w:space="0" w:color="auto"/>
        <w:bottom w:val="none" w:sz="0" w:space="0" w:color="auto"/>
        <w:right w:val="none" w:sz="0" w:space="0" w:color="auto"/>
      </w:divBdr>
    </w:div>
    <w:div w:id="1384522932">
      <w:bodyDiv w:val="1"/>
      <w:marLeft w:val="0"/>
      <w:marRight w:val="0"/>
      <w:marTop w:val="0"/>
      <w:marBottom w:val="0"/>
      <w:divBdr>
        <w:top w:val="none" w:sz="0" w:space="0" w:color="auto"/>
        <w:left w:val="none" w:sz="0" w:space="0" w:color="auto"/>
        <w:bottom w:val="none" w:sz="0" w:space="0" w:color="auto"/>
        <w:right w:val="none" w:sz="0" w:space="0" w:color="auto"/>
      </w:divBdr>
    </w:div>
    <w:div w:id="1516070902">
      <w:bodyDiv w:val="1"/>
      <w:marLeft w:val="0"/>
      <w:marRight w:val="0"/>
      <w:marTop w:val="0"/>
      <w:marBottom w:val="0"/>
      <w:divBdr>
        <w:top w:val="none" w:sz="0" w:space="0" w:color="auto"/>
        <w:left w:val="none" w:sz="0" w:space="0" w:color="auto"/>
        <w:bottom w:val="none" w:sz="0" w:space="0" w:color="auto"/>
        <w:right w:val="none" w:sz="0" w:space="0" w:color="auto"/>
      </w:divBdr>
    </w:div>
    <w:div w:id="1606842199">
      <w:bodyDiv w:val="1"/>
      <w:marLeft w:val="0"/>
      <w:marRight w:val="0"/>
      <w:marTop w:val="0"/>
      <w:marBottom w:val="0"/>
      <w:divBdr>
        <w:top w:val="none" w:sz="0" w:space="0" w:color="auto"/>
        <w:left w:val="none" w:sz="0" w:space="0" w:color="auto"/>
        <w:bottom w:val="none" w:sz="0" w:space="0" w:color="auto"/>
        <w:right w:val="none" w:sz="0" w:space="0" w:color="auto"/>
      </w:divBdr>
    </w:div>
    <w:div w:id="1713574583">
      <w:bodyDiv w:val="1"/>
      <w:marLeft w:val="0"/>
      <w:marRight w:val="0"/>
      <w:marTop w:val="0"/>
      <w:marBottom w:val="0"/>
      <w:divBdr>
        <w:top w:val="none" w:sz="0" w:space="0" w:color="auto"/>
        <w:left w:val="none" w:sz="0" w:space="0" w:color="auto"/>
        <w:bottom w:val="none" w:sz="0" w:space="0" w:color="auto"/>
        <w:right w:val="none" w:sz="0" w:space="0" w:color="auto"/>
      </w:divBdr>
    </w:div>
    <w:div w:id="1740858014">
      <w:bodyDiv w:val="1"/>
      <w:marLeft w:val="0"/>
      <w:marRight w:val="0"/>
      <w:marTop w:val="0"/>
      <w:marBottom w:val="0"/>
      <w:divBdr>
        <w:top w:val="none" w:sz="0" w:space="0" w:color="auto"/>
        <w:left w:val="none" w:sz="0" w:space="0" w:color="auto"/>
        <w:bottom w:val="none" w:sz="0" w:space="0" w:color="auto"/>
        <w:right w:val="none" w:sz="0" w:space="0" w:color="auto"/>
      </w:divBdr>
    </w:div>
    <w:div w:id="1815751572">
      <w:bodyDiv w:val="1"/>
      <w:marLeft w:val="0"/>
      <w:marRight w:val="0"/>
      <w:marTop w:val="0"/>
      <w:marBottom w:val="0"/>
      <w:divBdr>
        <w:top w:val="none" w:sz="0" w:space="0" w:color="auto"/>
        <w:left w:val="none" w:sz="0" w:space="0" w:color="auto"/>
        <w:bottom w:val="none" w:sz="0" w:space="0" w:color="auto"/>
        <w:right w:val="none" w:sz="0" w:space="0" w:color="auto"/>
      </w:divBdr>
    </w:div>
    <w:div w:id="1895386253">
      <w:bodyDiv w:val="1"/>
      <w:marLeft w:val="0"/>
      <w:marRight w:val="0"/>
      <w:marTop w:val="0"/>
      <w:marBottom w:val="0"/>
      <w:divBdr>
        <w:top w:val="none" w:sz="0" w:space="0" w:color="auto"/>
        <w:left w:val="none" w:sz="0" w:space="0" w:color="auto"/>
        <w:bottom w:val="none" w:sz="0" w:space="0" w:color="auto"/>
        <w:right w:val="none" w:sz="0" w:space="0" w:color="auto"/>
      </w:divBdr>
    </w:div>
    <w:div w:id="1952472286">
      <w:bodyDiv w:val="1"/>
      <w:marLeft w:val="0"/>
      <w:marRight w:val="0"/>
      <w:marTop w:val="0"/>
      <w:marBottom w:val="0"/>
      <w:divBdr>
        <w:top w:val="none" w:sz="0" w:space="0" w:color="auto"/>
        <w:left w:val="none" w:sz="0" w:space="0" w:color="auto"/>
        <w:bottom w:val="none" w:sz="0" w:space="0" w:color="auto"/>
        <w:right w:val="none" w:sz="0" w:space="0" w:color="auto"/>
      </w:divBdr>
    </w:div>
    <w:div w:id="2008165813">
      <w:bodyDiv w:val="1"/>
      <w:marLeft w:val="0"/>
      <w:marRight w:val="0"/>
      <w:marTop w:val="0"/>
      <w:marBottom w:val="0"/>
      <w:divBdr>
        <w:top w:val="none" w:sz="0" w:space="0" w:color="auto"/>
        <w:left w:val="none" w:sz="0" w:space="0" w:color="auto"/>
        <w:bottom w:val="none" w:sz="0" w:space="0" w:color="auto"/>
        <w:right w:val="none" w:sz="0" w:space="0" w:color="auto"/>
      </w:divBdr>
      <w:divsChild>
        <w:div w:id="681127509">
          <w:marLeft w:val="0"/>
          <w:marRight w:val="0"/>
          <w:marTop w:val="0"/>
          <w:marBottom w:val="0"/>
          <w:divBdr>
            <w:top w:val="none" w:sz="0" w:space="0" w:color="auto"/>
            <w:left w:val="none" w:sz="0" w:space="0" w:color="auto"/>
            <w:bottom w:val="none" w:sz="0" w:space="0" w:color="auto"/>
            <w:right w:val="none" w:sz="0" w:space="0" w:color="auto"/>
          </w:divBdr>
          <w:divsChild>
            <w:div w:id="6622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8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Naasi-LF/poetry"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A88D59-72F9-40BD-B1D7-0E9722A4E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47</Pages>
  <Words>6207</Words>
  <Characters>35380</Characters>
  <Application>Microsoft Office Word</Application>
  <DocSecurity>0</DocSecurity>
  <Lines>294</Lines>
  <Paragraphs>83</Paragraphs>
  <ScaleCrop>false</ScaleCrop>
  <Company>soft.netnest.com.cn</Company>
  <LinksUpToDate>false</LinksUpToDate>
  <CharactersWithSpaces>41504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软件仓库</dc:creator>
  <cp:lastModifiedBy>office</cp:lastModifiedBy>
  <cp:revision>16</cp:revision>
  <cp:lastPrinted>2024-01-10T08:52:00Z</cp:lastPrinted>
  <dcterms:created xsi:type="dcterms:W3CDTF">2024-01-09T06:04:00Z</dcterms:created>
  <dcterms:modified xsi:type="dcterms:W3CDTF">2024-01-10T13:33:00Z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B54EB0D6DCFD44CBAF40CAFF8317BBB0_13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2024-01-08T18:50:59Z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66e1ada6-2be6-4f18-b6f0-a3be69e70296</vt:lpwstr>
  </property>
  <property fmtid="{D5CDD505-2E9C-101B-9397-08002B2CF9AE}" pid="9" name="MSIP_Label_defa4170-0d19-0005-0004-bc88714345d2_ActionId">
    <vt:lpwstr>ea8131cb-ba2c-4973-be43-3633538f00b1</vt:lpwstr>
  </property>
  <property fmtid="{D5CDD505-2E9C-101B-9397-08002B2CF9AE}" pid="10" name="MSIP_Label_defa4170-0d19-0005-0004-bc88714345d2_ContentBits">
    <vt:lpwstr>0</vt:lpwstr>
  </property>
</Properties>
</file>